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68C9D" w14:textId="77777777" w:rsidR="004F2463" w:rsidRPr="00606945" w:rsidRDefault="004F2463">
      <w:pPr>
        <w:rPr>
          <w:rFonts w:ascii="Times New Roman" w:hAnsi="Times New Roman" w:cs="Times New Roman"/>
          <w:lang w:val="tr-TR"/>
        </w:rPr>
      </w:pPr>
      <w:r w:rsidRPr="00606945">
        <w:rPr>
          <w:rFonts w:ascii="Times New Roman" w:hAnsi="Times New Roman" w:cs="Times New Roman"/>
          <w:lang w:val="tr-TR"/>
        </w:rPr>
        <w:t>IGRS ABSTRACT</w:t>
      </w:r>
    </w:p>
    <w:p w14:paraId="09ED4844" w14:textId="77777777" w:rsidR="004F2463" w:rsidRPr="00606945" w:rsidRDefault="004F2463">
      <w:pPr>
        <w:rPr>
          <w:rFonts w:ascii="Times New Roman" w:hAnsi="Times New Roman" w:cs="Times New Roman"/>
          <w:lang w:val="tr-TR"/>
        </w:rPr>
      </w:pPr>
    </w:p>
    <w:p w14:paraId="6EFA1B63" w14:textId="77777777" w:rsidR="004F2463" w:rsidRPr="00606945" w:rsidRDefault="004F2463" w:rsidP="004F2463">
      <w:pPr>
        <w:rPr>
          <w:rFonts w:ascii="Times New Roman" w:hAnsi="Times New Roman" w:cs="Times New Roman"/>
          <w:b/>
          <w:bCs/>
        </w:rPr>
      </w:pPr>
      <w:r w:rsidRPr="00606945">
        <w:rPr>
          <w:rFonts w:ascii="Times New Roman" w:hAnsi="Times New Roman" w:cs="Times New Roman"/>
          <w:b/>
          <w:bCs/>
        </w:rPr>
        <w:t xml:space="preserve">Aim </w:t>
      </w:r>
    </w:p>
    <w:p w14:paraId="0BF99822" w14:textId="77777777" w:rsidR="004F2463" w:rsidRPr="00606945" w:rsidRDefault="004F2463" w:rsidP="004F2463">
      <w:pPr>
        <w:rPr>
          <w:rFonts w:ascii="Times New Roman" w:hAnsi="Times New Roman" w:cs="Times New Roman"/>
          <w:b/>
          <w:bCs/>
        </w:rPr>
      </w:pPr>
    </w:p>
    <w:p w14:paraId="58E25243" w14:textId="77777777" w:rsidR="00121A8A" w:rsidRPr="00606945" w:rsidRDefault="00121A8A" w:rsidP="00121A8A">
      <w:pPr>
        <w:jc w:val="both"/>
        <w:rPr>
          <w:rFonts w:ascii="Times New Roman" w:hAnsi="Times New Roman" w:cs="Times New Roman"/>
        </w:rPr>
      </w:pPr>
      <w:r w:rsidRPr="00606945">
        <w:rPr>
          <w:rFonts w:ascii="Times New Roman" w:hAnsi="Times New Roman" w:cs="Times New Roman"/>
        </w:rPr>
        <w:t>Checkpoint kinase 2 (CHEK2) is an emerging tumor suppressor gene that plays a critical role in maintaining genomic stability and preventing DNA damage. It encodes the CHK2 protein, a serine/threonine kinase involved in DNA repair pathways and cell cycle regulation. CHK2’s importance is underscored by its participation in the cellular response to DNA damage as a central mediator in the DNA damage checkpoint pathway. Mutations in CHK2 have been linked to several cancers, including breast, colon, kidney, prostate, and thyroid, making it a promising target for cancer therapy.</w:t>
      </w:r>
    </w:p>
    <w:p w14:paraId="2FED92CA" w14:textId="77777777" w:rsidR="0062511E" w:rsidRPr="00606945" w:rsidRDefault="0062511E" w:rsidP="00121A8A">
      <w:pPr>
        <w:jc w:val="both"/>
        <w:rPr>
          <w:rFonts w:ascii="Times New Roman" w:hAnsi="Times New Roman" w:cs="Times New Roman"/>
        </w:rPr>
      </w:pPr>
    </w:p>
    <w:p w14:paraId="49D80BA6" w14:textId="1A6281C2" w:rsidR="00412176" w:rsidRPr="00606945" w:rsidRDefault="00121A8A" w:rsidP="00B542EA">
      <w:pPr>
        <w:jc w:val="both"/>
        <w:rPr>
          <w:rFonts w:ascii="Times New Roman" w:hAnsi="Times New Roman" w:cs="Times New Roman"/>
          <w:color w:val="000000"/>
        </w:rPr>
      </w:pPr>
      <w:r w:rsidRPr="00606945">
        <w:rPr>
          <w:rFonts w:ascii="Times New Roman" w:hAnsi="Times New Roman" w:cs="Times New Roman"/>
        </w:rPr>
        <w:t xml:space="preserve">Human CHK2 is a single-chain protein of approximately 65 </w:t>
      </w:r>
      <w:proofErr w:type="spellStart"/>
      <w:r w:rsidRPr="00606945">
        <w:rPr>
          <w:rFonts w:ascii="Times New Roman" w:hAnsi="Times New Roman" w:cs="Times New Roman"/>
        </w:rPr>
        <w:t>kDa</w:t>
      </w:r>
      <w:proofErr w:type="spellEnd"/>
      <w:r w:rsidRPr="00606945">
        <w:rPr>
          <w:rFonts w:ascii="Times New Roman" w:hAnsi="Times New Roman" w:cs="Times New Roman"/>
        </w:rPr>
        <w:t>, composed of 543 amino acids. It contains three principal functional domains:</w:t>
      </w:r>
      <w:r w:rsidR="00574600" w:rsidRPr="00606945">
        <w:rPr>
          <w:rFonts w:ascii="Times New Roman" w:hAnsi="Times New Roman" w:cs="Times New Roman"/>
        </w:rPr>
        <w:t xml:space="preserve"> The serine-glutamine (SQ) and threonine-glutamine (TQ) cluster domain (SCD)</w:t>
      </w:r>
      <w:r w:rsidR="008C7F03" w:rsidRPr="00606945">
        <w:rPr>
          <w:rFonts w:ascii="Times New Roman" w:hAnsi="Times New Roman" w:cs="Times New Roman"/>
        </w:rPr>
        <w:t>, t</w:t>
      </w:r>
      <w:r w:rsidR="00574600" w:rsidRPr="00606945">
        <w:rPr>
          <w:rFonts w:ascii="Times New Roman" w:hAnsi="Times New Roman" w:cs="Times New Roman"/>
        </w:rPr>
        <w:t xml:space="preserve">he </w:t>
      </w:r>
      <w:proofErr w:type="spellStart"/>
      <w:r w:rsidR="00574600" w:rsidRPr="00606945">
        <w:rPr>
          <w:rFonts w:ascii="Times New Roman" w:hAnsi="Times New Roman" w:cs="Times New Roman"/>
        </w:rPr>
        <w:t>forkhead</w:t>
      </w:r>
      <w:proofErr w:type="spellEnd"/>
      <w:r w:rsidR="00574600" w:rsidRPr="00606945">
        <w:rPr>
          <w:rFonts w:ascii="Times New Roman" w:hAnsi="Times New Roman" w:cs="Times New Roman"/>
        </w:rPr>
        <w:t>-associated (FHA) domain</w:t>
      </w:r>
      <w:r w:rsidR="008C7F03" w:rsidRPr="00606945">
        <w:rPr>
          <w:rFonts w:ascii="Times New Roman" w:hAnsi="Times New Roman" w:cs="Times New Roman"/>
        </w:rPr>
        <w:t>, and the</w:t>
      </w:r>
      <w:r w:rsidR="00574600" w:rsidRPr="00606945">
        <w:rPr>
          <w:rFonts w:ascii="Times New Roman" w:hAnsi="Times New Roman" w:cs="Times New Roman"/>
        </w:rPr>
        <w:t xml:space="preserve"> serine/threonine kinase domain (KD</w:t>
      </w:r>
      <w:r w:rsidR="00574600" w:rsidRPr="00606945">
        <w:rPr>
          <w:rFonts w:ascii="Times New Roman" w:hAnsi="Times New Roman" w:cs="Times New Roman"/>
          <w:i/>
          <w:iCs/>
        </w:rPr>
        <w:t>)</w:t>
      </w:r>
      <w:r w:rsidR="00B542EA" w:rsidRPr="00606945">
        <w:rPr>
          <w:rFonts w:ascii="Times New Roman" w:hAnsi="Times New Roman" w:cs="Times New Roman"/>
        </w:rPr>
        <w:t xml:space="preserve"> (Cai et al., 2009; Ung et al., 2018; Zannini et al., 2014).</w:t>
      </w:r>
      <w:r w:rsidR="00B528E5" w:rsidRPr="00606945">
        <w:rPr>
          <w:rFonts w:ascii="Times New Roman" w:hAnsi="Times New Roman" w:cs="Times New Roman"/>
        </w:rPr>
        <w:t xml:space="preserve"> </w:t>
      </w:r>
      <w:r w:rsidR="00B528E5" w:rsidRPr="00606945">
        <w:rPr>
          <w:rFonts w:ascii="Times New Roman" w:hAnsi="Times New Roman" w:cs="Times New Roman"/>
          <w:color w:val="000000"/>
        </w:rPr>
        <w:t xml:space="preserve">The SCD domain is located at the N-terminus of CHK2, and its SQ and TQ motifs are phosphorylated by phosphoinositide 3-kinase–related kinases (PIKKs), such as ATM and ATR </w:t>
      </w:r>
      <w:sdt>
        <w:sdtPr>
          <w:rPr>
            <w:rFonts w:ascii="Times New Roman" w:hAnsi="Times New Roman" w:cs="Times New Roman"/>
            <w:color w:val="000000"/>
          </w:rPr>
          <w:tag w:val="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"/>
          <w:id w:val="-1626994799"/>
          <w:placeholder>
            <w:docPart w:val="C8265EBE88E2D149BF20C8E249B16F4A"/>
          </w:placeholder>
        </w:sdtPr>
        <w:sdtContent>
          <w:r w:rsidR="00606945" w:rsidRPr="00606945">
            <w:rPr>
              <w:rFonts w:ascii="Times New Roman" w:hAnsi="Times New Roman" w:cs="Times New Roman"/>
              <w:color w:val="000000"/>
            </w:rPr>
            <w:t>(Buscemi et al., 2006; Kim et al., 1999; Matsuoka et al., 2007; O’Neill et al., 2000)</w:t>
          </w:r>
        </w:sdtContent>
      </w:sdt>
      <w:r w:rsidR="00013126" w:rsidRPr="00606945">
        <w:rPr>
          <w:rFonts w:ascii="Times New Roman" w:hAnsi="Times New Roman" w:cs="Times New Roman"/>
          <w:color w:val="000000"/>
        </w:rPr>
        <w:t xml:space="preserve">. </w:t>
      </w:r>
      <w:r w:rsidR="00924688" w:rsidRPr="00606945">
        <w:rPr>
          <w:rFonts w:ascii="Times New Roman" w:hAnsi="Times New Roman" w:cs="Times New Roman"/>
          <w:color w:val="000000"/>
        </w:rPr>
        <w:t>The FHA domain mediates interactions with phosphorylated proteins, including the phosphorylated SCD of another CHK2 molecule, and demonstrates high specificity for phosphorylated threonine</w:t>
      </w:r>
      <w:sdt>
        <w:sdtPr>
          <w:rPr>
            <w:rFonts w:ascii="Times New Roman" w:hAnsi="Times New Roman" w:cs="Times New Roman"/>
            <w:color w:val="000000"/>
          </w:rPr>
          <w:tag w:val="MENDELEY_CITATION_v3_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"/>
          <w:id w:val="460547749"/>
          <w:placeholder>
            <w:docPart w:val="2C833DF61DDDE743AB53402497E2281B"/>
          </w:placeholder>
        </w:sdtPr>
        <w:sdtContent>
          <w:r w:rsidR="00606945" w:rsidRPr="00606945">
            <w:rPr>
              <w:rFonts w:ascii="Times New Roman" w:hAnsi="Times New Roman" w:cs="Times New Roman"/>
              <w:color w:val="000000"/>
            </w:rPr>
            <w:t>(</w:t>
          </w:r>
          <w:proofErr w:type="spellStart"/>
          <w:r w:rsidR="00606945" w:rsidRPr="00606945">
            <w:rPr>
              <w:rFonts w:ascii="Times New Roman" w:hAnsi="Times New Roman" w:cs="Times New Roman"/>
              <w:color w:val="000000"/>
            </w:rPr>
            <w:t>Almawi</w:t>
          </w:r>
          <w:proofErr w:type="spellEnd"/>
          <w:r w:rsidR="00606945" w:rsidRPr="00606945">
            <w:rPr>
              <w:rFonts w:ascii="Times New Roman" w:hAnsi="Times New Roman" w:cs="Times New Roman"/>
              <w:color w:val="000000"/>
            </w:rPr>
            <w:t xml:space="preserve"> et al., 2017; </w:t>
          </w:r>
          <w:proofErr w:type="spellStart"/>
          <w:r w:rsidR="00606945" w:rsidRPr="00606945">
            <w:rPr>
              <w:rFonts w:ascii="Times New Roman" w:hAnsi="Times New Roman" w:cs="Times New Roman"/>
              <w:color w:val="000000"/>
            </w:rPr>
            <w:t>Zannini</w:t>
          </w:r>
          <w:proofErr w:type="spellEnd"/>
          <w:r w:rsidR="00606945" w:rsidRPr="00606945">
            <w:rPr>
              <w:rFonts w:ascii="Times New Roman" w:hAnsi="Times New Roman" w:cs="Times New Roman"/>
              <w:color w:val="000000"/>
            </w:rPr>
            <w:t xml:space="preserve"> et al., 2014)</w:t>
          </w:r>
        </w:sdtContent>
      </w:sdt>
      <w:r w:rsidR="00466322" w:rsidRPr="00606945">
        <w:rPr>
          <w:rFonts w:ascii="Times New Roman" w:hAnsi="Times New Roman" w:cs="Times New Roman"/>
          <w:color w:val="000000"/>
        </w:rPr>
        <w:t xml:space="preserve">. </w:t>
      </w:r>
      <w:r w:rsidR="00412176" w:rsidRPr="00606945">
        <w:rPr>
          <w:rFonts w:ascii="Times New Roman" w:hAnsi="Times New Roman" w:cs="Times New Roman"/>
          <w:color w:val="000000"/>
        </w:rPr>
        <w:t xml:space="preserve"> At the C-terminal of the protein there is a kinase domain (KD) between residues 213-501. </w:t>
      </w:r>
      <w:r w:rsidR="00594A93" w:rsidRPr="00606945">
        <w:rPr>
          <w:rFonts w:ascii="Times New Roman" w:hAnsi="Times New Roman" w:cs="Times New Roman"/>
          <w:color w:val="000000"/>
        </w:rPr>
        <w:t xml:space="preserve">The kinase domain (KD), located at the C-terminus (residues 213–501), adopts a typical Ser/Thr kinase fold consisting of an N-terminal lobe (residues 213–305), which is rich in β-sheets, and a larger, mostly α-helical, C-terminal lobe (residues 306–501). The ATP-binding site lies in the cleft between these two lobes </w:t>
      </w:r>
      <w:r w:rsidR="00412176" w:rsidRPr="00606945">
        <w:rPr>
          <w:rFonts w:ascii="Times New Roman" w:hAnsi="Times New Roman" w:cs="Times New Roman"/>
          <w:color w:val="000000"/>
        </w:rPr>
        <w:t>(C lobe; residues 306-501) mostly α-helical (Cai et al., 2009).</w:t>
      </w:r>
    </w:p>
    <w:p w14:paraId="010C0C78" w14:textId="77777777" w:rsidR="0062511E" w:rsidRPr="00606945" w:rsidRDefault="0062511E" w:rsidP="00B542EA">
      <w:pPr>
        <w:jc w:val="both"/>
        <w:rPr>
          <w:rFonts w:ascii="Times New Roman" w:hAnsi="Times New Roman" w:cs="Times New Roman"/>
        </w:rPr>
      </w:pPr>
    </w:p>
    <w:p w14:paraId="0043AFA2" w14:textId="2A4A6ADC" w:rsidR="00412176" w:rsidRPr="00606945" w:rsidRDefault="006C677C" w:rsidP="00B542EA">
      <w:pPr>
        <w:jc w:val="both"/>
        <w:rPr>
          <w:rFonts w:ascii="Times New Roman" w:hAnsi="Times New Roman" w:cs="Times New Roman"/>
          <w:color w:val="000000"/>
        </w:rPr>
      </w:pPr>
      <w:r w:rsidRPr="00606945">
        <w:rPr>
          <w:rFonts w:ascii="Times New Roman" w:hAnsi="Times New Roman" w:cs="Times New Roman"/>
          <w:color w:val="000000"/>
        </w:rPr>
        <w:t>Under normal conditions, CHK2 exists as an inactive monomer in the nucleus. Upon DNA double-strand breaks, CHK2 is phosphorylated by ATM, causing significant structural rearrangements that include homodimerization and A-loop phosphorylation upon ATP binding. These events lead to further conformational changes and subsequent dissociation of the CHK2 homodimer into fully active monomers, enabling CHK2 to carry out its DNA repair and cell cycle checkpoint functions effectively.</w:t>
      </w:r>
    </w:p>
    <w:p w14:paraId="73A110A4" w14:textId="77777777" w:rsidR="002F3A9D" w:rsidRPr="00606945" w:rsidRDefault="002F3A9D" w:rsidP="00B542EA">
      <w:pPr>
        <w:jc w:val="both"/>
        <w:rPr>
          <w:rFonts w:ascii="Times New Roman" w:hAnsi="Times New Roman" w:cs="Times New Roman"/>
          <w:color w:val="000000"/>
        </w:rPr>
      </w:pPr>
    </w:p>
    <w:p w14:paraId="53454CC8" w14:textId="35A40175" w:rsidR="006C677C" w:rsidRPr="00606945" w:rsidRDefault="00E526C6" w:rsidP="00B542EA">
      <w:pPr>
        <w:jc w:val="both"/>
        <w:rPr>
          <w:rFonts w:ascii="Times New Roman" w:hAnsi="Times New Roman" w:cs="Times New Roman"/>
          <w:color w:val="000000"/>
        </w:rPr>
      </w:pPr>
      <w:r w:rsidRPr="00606945">
        <w:rPr>
          <w:rFonts w:ascii="Times New Roman" w:hAnsi="Times New Roman" w:cs="Times New Roman"/>
          <w:color w:val="000000"/>
        </w:rPr>
        <w:t xml:space="preserve">Molecular dynamics (MD) methods are widely used computational tools for investigating the structural and dynamic properties of proteins at atomic-level spatial and femtosecond-level temporal resolutions. MD simulations model the spatiotemporal behavior of all atoms within a molecular system—including proteins, surrounding water molecules, ions, and ligands—by utilizing physics-based force fields. These simulations provide detailed, real-time molecular insights that are often challenging to obtain through experimental methods alone. In this study, all-atom MD simulations were conducted to examine </w:t>
      </w:r>
      <w:proofErr w:type="gramStart"/>
      <w:r w:rsidRPr="00606945">
        <w:rPr>
          <w:rFonts w:ascii="Times New Roman" w:hAnsi="Times New Roman" w:cs="Times New Roman"/>
          <w:color w:val="000000"/>
        </w:rPr>
        <w:t>five point</w:t>
      </w:r>
      <w:proofErr w:type="gramEnd"/>
      <w:r w:rsidRPr="00606945">
        <w:rPr>
          <w:rFonts w:ascii="Times New Roman" w:hAnsi="Times New Roman" w:cs="Times New Roman"/>
          <w:color w:val="000000"/>
        </w:rPr>
        <w:t xml:space="preserve"> mutations located in the C-lobe of the kinase domain (KD) of CHK2: D438Y, R474H, R318C, R318H, and T476M</w:t>
      </w:r>
      <w:ins w:id="0" w:author="Cihan Uğur Otçu" w:date="2025-03-23T23:32:00Z" w16du:dateUtc="2025-03-23T20:32:00Z">
        <w:r w:rsidR="00420BB0" w:rsidRPr="00306D09">
          <w:rPr>
            <w:rFonts w:ascii="Times New Roman" w:hAnsi="Times New Roman" w:cs="Times New Roman"/>
            <w:color w:val="000000"/>
          </w:rPr>
          <w:t xml:space="preserve"> </w:t>
        </w:r>
      </w:ins>
      <w:sdt>
        <w:sdtPr>
          <w:rPr>
            <w:rFonts w:ascii="Times New Roman" w:hAnsi="Times New Roman" w:cs="Times New Roman"/>
            <w:color w:val="000000"/>
          </w:rPr>
          <w:tag w:val="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"/>
          <w:id w:val="1657418031"/>
          <w:placeholder>
            <w:docPart w:val="DefaultPlaceholder_-1854013440"/>
          </w:placeholder>
        </w:sdtPr>
        <w:sdtContent>
          <w:r w:rsidR="00606945" w:rsidRPr="00606945">
            <w:rPr>
              <w:rFonts w:ascii="Times New Roman" w:hAnsi="Times New Roman" w:cs="Times New Roman"/>
              <w:color w:val="000000"/>
            </w:rPr>
            <w:t>(</w:t>
          </w:r>
          <w:proofErr w:type="spellStart"/>
          <w:r w:rsidR="00606945" w:rsidRPr="00606945">
            <w:rPr>
              <w:rFonts w:ascii="Times New Roman" w:hAnsi="Times New Roman" w:cs="Times New Roman"/>
              <w:color w:val="000000"/>
            </w:rPr>
            <w:t>Akcay</w:t>
          </w:r>
          <w:proofErr w:type="spellEnd"/>
          <w:r w:rsidR="00606945" w:rsidRPr="00606945">
            <w:rPr>
              <w:rFonts w:ascii="Times New Roman" w:hAnsi="Times New Roman" w:cs="Times New Roman"/>
              <w:color w:val="000000"/>
            </w:rPr>
            <w:t xml:space="preserve"> et al., 2021; Baloch et al., 2014; </w:t>
          </w:r>
          <w:proofErr w:type="spellStart"/>
          <w:r w:rsidR="00606945" w:rsidRPr="00606945">
            <w:rPr>
              <w:rFonts w:ascii="Times New Roman" w:hAnsi="Times New Roman" w:cs="Times New Roman"/>
              <w:color w:val="000000"/>
            </w:rPr>
            <w:t>Kleiblová</w:t>
          </w:r>
          <w:proofErr w:type="spellEnd"/>
          <w:r w:rsidR="00606945" w:rsidRPr="00606945">
            <w:rPr>
              <w:rFonts w:ascii="Times New Roman" w:hAnsi="Times New Roman" w:cs="Times New Roman"/>
              <w:color w:val="000000"/>
            </w:rPr>
            <w:t xml:space="preserve"> et al., 2019; </w:t>
          </w:r>
          <w:proofErr w:type="spellStart"/>
          <w:r w:rsidR="00606945" w:rsidRPr="00606945">
            <w:rPr>
              <w:rFonts w:ascii="Times New Roman" w:hAnsi="Times New Roman" w:cs="Times New Roman"/>
              <w:color w:val="000000"/>
            </w:rPr>
            <w:t>Momozawa</w:t>
          </w:r>
          <w:proofErr w:type="spellEnd"/>
          <w:r w:rsidR="00606945" w:rsidRPr="00606945">
            <w:rPr>
              <w:rFonts w:ascii="Times New Roman" w:hAnsi="Times New Roman" w:cs="Times New Roman"/>
              <w:color w:val="000000"/>
            </w:rPr>
            <w:t xml:space="preserve"> et al., 2018; Xie et al., 2018)</w:t>
          </w:r>
        </w:sdtContent>
      </w:sdt>
      <w:r w:rsidRPr="00606945">
        <w:rPr>
          <w:rFonts w:ascii="Times New Roman" w:hAnsi="Times New Roman" w:cs="Times New Roman"/>
          <w:color w:val="000000"/>
        </w:rPr>
        <w:t xml:space="preserve">. The primary aim of these simulations </w:t>
      </w:r>
      <w:r w:rsidR="000664BD" w:rsidRPr="00606945">
        <w:rPr>
          <w:rFonts w:ascii="Times New Roman" w:hAnsi="Times New Roman" w:cs="Times New Roman"/>
          <w:color w:val="000000"/>
        </w:rPr>
        <w:t xml:space="preserve">and hence our study </w:t>
      </w:r>
      <w:r w:rsidRPr="00606945">
        <w:rPr>
          <w:rFonts w:ascii="Times New Roman" w:hAnsi="Times New Roman" w:cs="Times New Roman"/>
          <w:color w:val="000000"/>
        </w:rPr>
        <w:t xml:space="preserve">was to investigate how these specific mutations affect </w:t>
      </w:r>
      <w:r w:rsidRPr="00606945">
        <w:rPr>
          <w:rFonts w:ascii="Times New Roman" w:hAnsi="Times New Roman" w:cs="Times New Roman"/>
          <w:color w:val="000000"/>
        </w:rPr>
        <w:lastRenderedPageBreak/>
        <w:t>the structural stability and dynamic behavior of the CHK2 kinase domain</w:t>
      </w:r>
      <w:r w:rsidR="0062511E" w:rsidRPr="00606945">
        <w:rPr>
          <w:rFonts w:ascii="Times New Roman" w:hAnsi="Times New Roman" w:cs="Times New Roman"/>
          <w:color w:val="000000"/>
        </w:rPr>
        <w:t>, thus enhancing our understanding of their potential roles in tumorigenesis and cancer progression.</w:t>
      </w:r>
    </w:p>
    <w:p w14:paraId="4F080040" w14:textId="77777777" w:rsidR="002570DA" w:rsidRPr="00606945" w:rsidRDefault="002570DA" w:rsidP="004F2463">
      <w:pPr>
        <w:rPr>
          <w:rFonts w:ascii="Times New Roman" w:hAnsi="Times New Roman" w:cs="Times New Roman"/>
          <w:b/>
          <w:bCs/>
        </w:rPr>
      </w:pPr>
    </w:p>
    <w:p w14:paraId="00FE65EE" w14:textId="4FDA536F" w:rsidR="00225E4B" w:rsidRPr="00606945" w:rsidRDefault="004F2463" w:rsidP="004F2463">
      <w:pPr>
        <w:rPr>
          <w:rFonts w:ascii="Times New Roman" w:hAnsi="Times New Roman" w:cs="Times New Roman"/>
          <w:b/>
          <w:bCs/>
        </w:rPr>
      </w:pPr>
      <w:r w:rsidRPr="00606945">
        <w:rPr>
          <w:rFonts w:ascii="Times New Roman" w:hAnsi="Times New Roman" w:cs="Times New Roman"/>
          <w:b/>
          <w:bCs/>
        </w:rPr>
        <w:t xml:space="preserve">Material </w:t>
      </w:r>
      <w:r w:rsidR="00F217A5" w:rsidRPr="00606945">
        <w:rPr>
          <w:rFonts w:ascii="Times New Roman" w:hAnsi="Times New Roman" w:cs="Times New Roman"/>
          <w:b/>
          <w:bCs/>
        </w:rPr>
        <w:t>Method</w:t>
      </w:r>
      <w:r w:rsidRPr="00606945">
        <w:rPr>
          <w:rFonts w:ascii="Times New Roman" w:hAnsi="Times New Roman" w:cs="Times New Roman"/>
          <w:b/>
          <w:bCs/>
        </w:rPr>
        <w:t xml:space="preserve"> </w:t>
      </w:r>
    </w:p>
    <w:p w14:paraId="3A99044C" w14:textId="77777777" w:rsidR="00225E4B" w:rsidRPr="00606945" w:rsidRDefault="00225E4B" w:rsidP="004F2463">
      <w:pPr>
        <w:rPr>
          <w:rFonts w:ascii="Times New Roman" w:hAnsi="Times New Roman" w:cs="Times New Roman"/>
          <w:b/>
          <w:bCs/>
        </w:rPr>
      </w:pPr>
    </w:p>
    <w:p w14:paraId="1B46B13A" w14:textId="77777777" w:rsidR="00404D90" w:rsidRPr="00606945" w:rsidRDefault="00404D90" w:rsidP="004F2463">
      <w:pPr>
        <w:jc w:val="both"/>
        <w:rPr>
          <w:rFonts w:ascii="Times New Roman" w:hAnsi="Times New Roman" w:cs="Times New Roman"/>
        </w:rPr>
      </w:pPr>
    </w:p>
    <w:p w14:paraId="52AAF24F" w14:textId="763A8567" w:rsidR="00BB4683" w:rsidRPr="00606945" w:rsidRDefault="00BB4683" w:rsidP="00F217A5">
      <w:pPr>
        <w:jc w:val="both"/>
        <w:rPr>
          <w:rFonts w:ascii="Times New Roman" w:hAnsi="Times New Roman" w:cs="Times New Roman"/>
        </w:rPr>
      </w:pPr>
      <w:r w:rsidRPr="00606945">
        <w:rPr>
          <w:rFonts w:ascii="Times New Roman" w:hAnsi="Times New Roman" w:cs="Times New Roman"/>
        </w:rPr>
        <w:t>To generate the active wild-type (WT) CHK2 structure, a</w:t>
      </w:r>
      <w:r w:rsidR="007B4599" w:rsidRPr="00606945">
        <w:rPr>
          <w:rFonts w:ascii="Times New Roman" w:hAnsi="Times New Roman" w:cs="Times New Roman"/>
        </w:rPr>
        <w:t>n initial structural model for MD simulations was created by integrating structural information obtained from the crystal structures with PDB identifiers 3I6U</w:t>
      </w:r>
      <w:ins w:id="1" w:author="Cihan Uğur Otçu" w:date="2025-03-23T23:41:00Z" w16du:dateUtc="2025-03-23T20:41:00Z">
        <w:r w:rsidR="0074412B" w:rsidRPr="00606945">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"/>
          <w:id w:val="1037625858"/>
          <w:placeholder>
            <w:docPart w:val="DefaultPlaceholder_-1854013440"/>
          </w:placeholder>
        </w:sdtPr>
        <w:sdtContent>
          <w:r w:rsidR="00606945" w:rsidRPr="00606945">
            <w:rPr>
              <w:rFonts w:ascii="Times New Roman" w:hAnsi="Times New Roman" w:cs="Times New Roman"/>
              <w:color w:val="000000"/>
            </w:rPr>
            <w:t>(Cai et al., 2009)</w:t>
          </w:r>
        </w:sdtContent>
      </w:sdt>
      <w:r w:rsidR="007B4599" w:rsidRPr="00606945">
        <w:rPr>
          <w:rFonts w:ascii="Times New Roman" w:hAnsi="Times New Roman" w:cs="Times New Roman"/>
        </w:rPr>
        <w:t xml:space="preserve"> and 2CN5</w:t>
      </w:r>
      <w:ins w:id="2" w:author="Cihan Uğur Otçu" w:date="2025-03-23T23:42:00Z" w16du:dateUtc="2025-03-23T20:42:00Z">
        <w:r w:rsidR="0074412B" w:rsidRPr="00606945">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"/>
          <w:id w:val="-2141877669"/>
          <w:placeholder>
            <w:docPart w:val="DefaultPlaceholder_-1854013440"/>
          </w:placeholder>
        </w:sdtPr>
        <w:sdtContent>
          <w:r w:rsidR="00606945" w:rsidRPr="00606945">
            <w:rPr>
              <w:rFonts w:ascii="Times New Roman" w:hAnsi="Times New Roman" w:cs="Times New Roman"/>
              <w:color w:val="000000"/>
            </w:rPr>
            <w:t>(Oliver et al., 2006)</w:t>
          </w:r>
        </w:sdtContent>
      </w:sdt>
      <w:r w:rsidRPr="00606945">
        <w:rPr>
          <w:rFonts w:ascii="Times New Roman" w:hAnsi="Times New Roman" w:cs="Times New Roman"/>
        </w:rPr>
        <w:t>. Specific residues (S379, T383, T387, and T389) within the activation loop of CHK2 were phosphorylated. Moreover, an ADP molecule, two Mg²⁺ ions, and crystallographic water molecules extracted from the 2CN5 structure were incorporated into the model. Structures carrying mutations (D438Y, R474H, R318C, R318H, and T476M) were generated using the Mutator plugin in VMD</w:t>
      </w:r>
      <w:ins w:id="3" w:author="Cihan Uğur Otçu" w:date="2025-03-23T23:49:00Z" w16du:dateUtc="2025-03-23T20:49:00Z">
        <w:r w:rsidR="009B07FA" w:rsidRPr="00606945">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"/>
          <w:id w:val="-1856186594"/>
          <w:placeholder>
            <w:docPart w:val="DefaultPlaceholder_-1854013440"/>
          </w:placeholder>
        </w:sdtPr>
        <w:sdtContent>
          <w:r w:rsidR="00606945" w:rsidRPr="00606945">
            <w:rPr>
              <w:rFonts w:ascii="Times New Roman" w:hAnsi="Times New Roman" w:cs="Times New Roman"/>
              <w:color w:val="000000"/>
            </w:rPr>
            <w:t>(Humphrey et al., 1996)</w:t>
          </w:r>
        </w:sdtContent>
      </w:sdt>
      <w:r w:rsidRPr="00606945">
        <w:rPr>
          <w:rFonts w:ascii="Times New Roman" w:hAnsi="Times New Roman" w:cs="Times New Roman"/>
        </w:rPr>
        <w:t xml:space="preserve">. All structures were solvated in a TIP3P water box with padding dimensions of 28 Å (x-axis), 20 Å (y-axis), and 28 Å (z-axis). Systems were neutralized, and ionic concentrations were set to 210 mM </w:t>
      </w:r>
      <w:proofErr w:type="spellStart"/>
      <w:r w:rsidRPr="00606945">
        <w:rPr>
          <w:rFonts w:ascii="Times New Roman" w:hAnsi="Times New Roman" w:cs="Times New Roman"/>
        </w:rPr>
        <w:t>KCl</w:t>
      </w:r>
      <w:proofErr w:type="spellEnd"/>
      <w:r w:rsidRPr="00606945">
        <w:rPr>
          <w:rFonts w:ascii="Times New Roman" w:hAnsi="Times New Roman" w:cs="Times New Roman"/>
        </w:rPr>
        <w:t xml:space="preserve"> and 20 mM NaCl. All systems were prepared by using VMD.</w:t>
      </w:r>
    </w:p>
    <w:p w14:paraId="2965CB0B" w14:textId="5FDEC1F1" w:rsidR="00F217A5" w:rsidRPr="00606945" w:rsidRDefault="00F217A5" w:rsidP="00F217A5">
      <w:pPr>
        <w:jc w:val="both"/>
        <w:rPr>
          <w:rFonts w:ascii="Times New Roman" w:hAnsi="Times New Roman" w:cs="Times New Roman"/>
        </w:rPr>
      </w:pPr>
      <w:r w:rsidRPr="00606945">
        <w:rPr>
          <w:rFonts w:ascii="Times New Roman" w:hAnsi="Times New Roman" w:cs="Times New Roman"/>
        </w:rPr>
        <w:t xml:space="preserve">All simulations were carried out in </w:t>
      </w:r>
      <w:r w:rsidR="00FB540F" w:rsidRPr="00606945">
        <w:rPr>
          <w:rFonts w:ascii="Times New Roman" w:hAnsi="Times New Roman" w:cs="Times New Roman"/>
        </w:rPr>
        <w:t xml:space="preserve">NAMD 3.0 </w:t>
      </w:r>
      <w:sdt>
        <w:sdtPr>
          <w:rPr>
            <w:rFonts w:ascii="Times New Roman" w:hAnsi="Times New Roman" w:cs="Times New Roman"/>
            <w:color w:val="000000"/>
          </w:rPr>
          <w:tag w:val="MENDELEY_CITATION_v3_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"/>
          <w:id w:val="-103805925"/>
          <w:placeholder>
            <w:docPart w:val="0881A72C7ABF463682389A1CFC0F38EE"/>
          </w:placeholder>
        </w:sdtPr>
        <w:sdtContent>
          <w:r w:rsidR="00606945" w:rsidRPr="00606945">
            <w:rPr>
              <w:rFonts w:ascii="Times New Roman" w:hAnsi="Times New Roman" w:cs="Times New Roman"/>
              <w:color w:val="000000"/>
            </w:rPr>
            <w:t>(Phillips et al., 2020),</w:t>
          </w:r>
        </w:sdtContent>
      </w:sdt>
      <w:r w:rsidR="00FB540F" w:rsidRPr="00606945">
        <w:rPr>
          <w:rFonts w:ascii="Times New Roman" w:hAnsi="Times New Roman" w:cs="Times New Roman"/>
          <w:color w:val="000000"/>
        </w:rPr>
        <w:t xml:space="preserve"> and CHARMM36 all-atom additive protein force field </w:t>
      </w:r>
      <w:sdt>
        <w:sdtPr>
          <w:rPr>
            <w:rFonts w:ascii="Times New Roman" w:hAnsi="Times New Roman" w:cs="Times New Roman"/>
            <w:color w:val="000000"/>
          </w:rPr>
          <w:tag w:val="MENDELEY_CITATION_v3_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"/>
          <w:id w:val="922308266"/>
          <w:placeholder>
            <w:docPart w:val="0881A72C7ABF463682389A1CFC0F38EE"/>
          </w:placeholder>
        </w:sdtPr>
        <w:sdtContent>
          <w:r w:rsidR="00606945" w:rsidRPr="00606945">
            <w:rPr>
              <w:rFonts w:ascii="Times New Roman" w:hAnsi="Times New Roman" w:cs="Times New Roman"/>
              <w:color w:val="000000"/>
            </w:rPr>
            <w:t>(Best et al., 2012)</w:t>
          </w:r>
        </w:sdtContent>
      </w:sdt>
      <w:r w:rsidRPr="00606945">
        <w:rPr>
          <w:rFonts w:ascii="Times New Roman" w:hAnsi="Times New Roman" w:cs="Times New Roman"/>
        </w:rPr>
        <w:t xml:space="preserve">. A 12 Å cutoff was applied for van der Waals interactions, and a </w:t>
      </w:r>
      <w:proofErr w:type="gramStart"/>
      <w:r w:rsidRPr="00606945">
        <w:rPr>
          <w:rFonts w:ascii="Times New Roman" w:hAnsi="Times New Roman" w:cs="Times New Roman"/>
        </w:rPr>
        <w:t>2 fs</w:t>
      </w:r>
      <w:proofErr w:type="gramEnd"/>
      <w:r w:rsidRPr="00606945">
        <w:rPr>
          <w:rFonts w:ascii="Times New Roman" w:hAnsi="Times New Roman" w:cs="Times New Roman"/>
        </w:rPr>
        <w:t xml:space="preserve"> time step was used. Long-range electrostatic interactions were calculated using the particle-mesh Ewald (PME) method. The simulations were run under NPT conditions at 310 K and 1 atm. Temperature was maintained using Langevin dynamics with a damping coefficient of 1 ps⁻¹, and pressure was controlled via the Langevin </w:t>
      </w:r>
      <w:proofErr w:type="spellStart"/>
      <w:r w:rsidRPr="00606945">
        <w:rPr>
          <w:rFonts w:ascii="Times New Roman" w:hAnsi="Times New Roman" w:cs="Times New Roman"/>
        </w:rPr>
        <w:t>Nosé</w:t>
      </w:r>
      <w:proofErr w:type="spellEnd"/>
      <w:r w:rsidRPr="00606945">
        <w:rPr>
          <w:rFonts w:ascii="Times New Roman" w:hAnsi="Times New Roman" w:cs="Times New Roman"/>
        </w:rPr>
        <w:t>-Hoover method with an oscillation period of 100 fs and a damping time scale of 50 fs.</w:t>
      </w:r>
    </w:p>
    <w:p w14:paraId="12F780CE" w14:textId="1F95BD2C" w:rsidR="00472BFB" w:rsidRPr="00606945" w:rsidRDefault="00472BFB" w:rsidP="00472BFB">
      <w:pPr>
        <w:jc w:val="both"/>
        <w:rPr>
          <w:rFonts w:ascii="Times New Roman" w:hAnsi="Times New Roman" w:cs="Times New Roman"/>
        </w:rPr>
      </w:pPr>
      <w:r w:rsidRPr="00606945">
        <w:rPr>
          <w:rFonts w:ascii="Times New Roman" w:hAnsi="Times New Roman" w:cs="Times New Roman"/>
        </w:rPr>
        <w:t xml:space="preserve">To assess structural stability and flexibility differences between mutant and </w:t>
      </w:r>
      <w:r w:rsidR="00466FB1" w:rsidRPr="00606945">
        <w:rPr>
          <w:rFonts w:ascii="Times New Roman" w:hAnsi="Times New Roman" w:cs="Times New Roman"/>
        </w:rPr>
        <w:t>WT</w:t>
      </w:r>
      <w:r w:rsidRPr="00606945">
        <w:rPr>
          <w:rFonts w:ascii="Times New Roman" w:hAnsi="Times New Roman" w:cs="Times New Roman"/>
        </w:rPr>
        <w:t xml:space="preserve"> CHK2 proteins, Root Mean Square Deviation (RMSD)</w:t>
      </w:r>
      <w:ins w:id="4" w:author="Cihan Uğur Otçu" w:date="2025-03-23T23:58:00Z" w16du:dateUtc="2025-03-23T20:58:00Z">
        <w:r w:rsidR="00AC5CAF" w:rsidRPr="00606945">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"/>
          <w:id w:val="-341325520"/>
          <w:placeholder>
            <w:docPart w:val="DefaultPlaceholder_-1854013440"/>
          </w:placeholder>
        </w:sdtPr>
        <w:sdtContent>
          <w:r w:rsidR="00606945" w:rsidRPr="00606945">
            <w:rPr>
              <w:rFonts w:ascii="Times New Roman" w:hAnsi="Times New Roman" w:cs="Times New Roman"/>
              <w:color w:val="000000"/>
            </w:rPr>
            <w:t>(Phillips et al., 2020)</w:t>
          </w:r>
        </w:sdtContent>
      </w:sdt>
      <w:r w:rsidRPr="00606945">
        <w:rPr>
          <w:rFonts w:ascii="Times New Roman" w:hAnsi="Times New Roman" w:cs="Times New Roman"/>
        </w:rPr>
        <w:t xml:space="preserve"> and Root Mean Square Fluctuation (RMSF)</w:t>
      </w:r>
      <w:ins w:id="5" w:author="Cihan Uğur Otçu" w:date="2025-03-24T00:02:00Z" w16du:dateUtc="2025-03-23T21:02:00Z">
        <w:r w:rsidR="00606945" w:rsidRPr="00606945">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"/>
          <w:id w:val="1981569649"/>
          <w:placeholder>
            <w:docPart w:val="DefaultPlaceholder_-1854013440"/>
          </w:placeholder>
        </w:sdtPr>
        <w:sdtContent>
          <w:r w:rsidR="00606945" w:rsidRPr="00606945">
            <w:rPr>
              <w:rFonts w:ascii="Times New Roman" w:eastAsia="Times New Roman" w:hAnsi="Times New Roman" w:cs="Times New Roman"/>
              <w:color w:val="000000"/>
            </w:rPr>
            <w:t>(Karplus &amp; McCammon, 2002)</w:t>
          </w:r>
        </w:sdtContent>
      </w:sdt>
      <w:r w:rsidRPr="00606945">
        <w:rPr>
          <w:rFonts w:ascii="Times New Roman" w:hAnsi="Times New Roman" w:cs="Times New Roman"/>
        </w:rPr>
        <w:t xml:space="preserve"> analyses were performed.</w:t>
      </w:r>
      <w:r w:rsidR="003C3B36" w:rsidRPr="00606945">
        <w:rPr>
          <w:rFonts w:ascii="Times New Roman" w:hAnsi="Times New Roman" w:cs="Times New Roman"/>
        </w:rPr>
        <w:t xml:space="preserve"> </w:t>
      </w:r>
      <w:r w:rsidRPr="00606945">
        <w:rPr>
          <w:rFonts w:ascii="Times New Roman" w:hAnsi="Times New Roman" w:cs="Times New Roman"/>
        </w:rPr>
        <w:t>RMSD measures the average structural deviation of atoms from a reference structure over the simulation trajectory, quantifying overall conformational stability. RMSD is calculated using the formula:</w:t>
      </w:r>
    </w:p>
    <w:p w14:paraId="50253DB7" w14:textId="77777777" w:rsidR="00BB4683" w:rsidRPr="00606945" w:rsidRDefault="00BB4683" w:rsidP="00BB4683">
      <w:pPr>
        <w:rPr>
          <w:rFonts w:ascii="Times New Roman" w:hAnsi="Times New Roman" w:cs="Times New Roman"/>
        </w:rPr>
      </w:pPr>
      <m:oMathPara>
        <m:oMath>
          <m:r>
            <m:rPr>
              <m:sty m:val="b"/>
            </m:rPr>
            <w:rPr>
              <w:rFonts w:ascii="Cambria Math" w:hAnsi="Cambria Math" w:cs="Times New Roman"/>
            </w:rPr>
            <m:t>RMSD(</m:t>
          </m:r>
          <m:r>
            <w:rPr>
              <w:rFonts w:ascii="Cambria Math" w:hAnsi="Cambria Math" w:cs="Times New Roman"/>
            </w:rPr>
            <m:t>t</m:t>
          </m:r>
          <m:r>
            <m:rPr>
              <m:sty m:val="b"/>
            </m:rPr>
            <w:rPr>
              <w:rFonts w:ascii="Cambria Math" w:hAnsi="Cambria Math" w:cs="Times New Roman"/>
            </w:rPr>
            <m:t>)=</m:t>
          </m:r>
          <m:rad>
            <m:radPr>
              <m:degHide m:val="1"/>
              <m:ctrlPr>
                <w:rPr>
                  <w:rFonts w:ascii="Cambria Math" w:hAnsi="Cambria Math" w:cs="Times New Roman"/>
                  <w:b/>
                </w:rPr>
              </m:ctrlPr>
            </m:radPr>
            <m:deg/>
            <m:e>
              <m:f>
                <m:fPr>
                  <m:ctrlPr>
                    <w:rPr>
                      <w:rFonts w:ascii="Cambria Math" w:hAnsi="Cambria Math" w:cs="Times New Roman"/>
                      <w:b/>
                      <w:i/>
                    </w:rPr>
                  </m:ctrlPr>
                </m:fPr>
                <m:num>
                  <m:r>
                    <m:rPr>
                      <m:sty m:val="bi"/>
                    </m:rPr>
                    <w:rPr>
                      <w:rFonts w:ascii="Cambria Math" w:hAnsi="Cambria Math" w:cs="Times New Roman"/>
                    </w:rPr>
                    <m:t>1</m:t>
                  </m:r>
                </m:num>
                <m:den>
                  <m:r>
                    <m:rPr>
                      <m:sty m:val="bi"/>
                    </m:rPr>
                    <w:rPr>
                      <w:rFonts w:ascii="Cambria Math" w:hAnsi="Cambria Math" w:cs="Times New Roman"/>
                    </w:rPr>
                    <m:t>N</m:t>
                  </m:r>
                </m:den>
              </m:f>
              <m:nary>
                <m:naryPr>
                  <m:chr m:val="∑"/>
                  <m:limLoc m:val="undOvr"/>
                  <m:ctrlPr>
                    <w:rPr>
                      <w:rFonts w:ascii="Cambria Math" w:hAnsi="Cambria Math" w:cs="Times New Roman"/>
                      <w:b/>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b/>
                          <w:i/>
                        </w:rPr>
                      </m:ctrlPr>
                    </m:sSupPr>
                    <m:e>
                      <m:d>
                        <m:dPr>
                          <m:ctrlPr>
                            <w:rPr>
                              <w:rFonts w:ascii="Cambria Math" w:hAnsi="Cambria Math" w:cs="Times New Roman"/>
                              <w:b/>
                              <w:i/>
                            </w:rPr>
                          </m:ctrlPr>
                        </m:dPr>
                        <m:e>
                          <m:sSub>
                            <m:sSubPr>
                              <m:ctrlPr>
                                <w:rPr>
                                  <w:rFonts w:ascii="Cambria Math" w:hAnsi="Cambria Math" w:cs="Times New Roman"/>
                                  <w:b/>
                                  <w:i/>
                                </w:rPr>
                              </m:ctrlPr>
                            </m:sSubPr>
                            <m:e>
                              <m:r>
                                <m:rPr>
                                  <m:sty m:val="bi"/>
                                </m:rPr>
                                <w:rPr>
                                  <w:rFonts w:ascii="Cambria Math" w:hAnsi="Cambria Math" w:cs="Times New Roman"/>
                                </w:rPr>
                                <m:t>r</m:t>
                              </m:r>
                            </m:e>
                            <m:sub>
                              <m:r>
                                <m:rPr>
                                  <m:sty m:val="bi"/>
                                </m:rPr>
                                <w:rPr>
                                  <w:rFonts w:ascii="Cambria Math" w:hAnsi="Cambria Math" w:cs="Times New Roman"/>
                                </w:rPr>
                                <m:t>i</m:t>
                              </m:r>
                            </m:sub>
                          </m:sSub>
                          <m:d>
                            <m:dPr>
                              <m:ctrlPr>
                                <w:rPr>
                                  <w:rFonts w:ascii="Cambria Math" w:hAnsi="Cambria Math" w:cs="Times New Roman"/>
                                  <w:b/>
                                  <w:i/>
                                </w:rPr>
                              </m:ctrlPr>
                            </m:dPr>
                            <m:e>
                              <m:r>
                                <m:rPr>
                                  <m:sty m:val="bi"/>
                                </m:rPr>
                                <w:rPr>
                                  <w:rFonts w:ascii="Cambria Math" w:hAnsi="Cambria Math" w:cs="Times New Roman"/>
                                </w:rPr>
                                <m:t>t</m:t>
                              </m:r>
                            </m:e>
                          </m:d>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r</m:t>
                              </m:r>
                            </m:e>
                            <m:sub>
                              <m:r>
                                <m:rPr>
                                  <m:sty m:val="bi"/>
                                </m:rPr>
                                <w:rPr>
                                  <w:rFonts w:ascii="Cambria Math" w:hAnsi="Cambria Math" w:cs="Times New Roman"/>
                                </w:rPr>
                                <m:t>i</m:t>
                              </m:r>
                            </m:sub>
                          </m:sSub>
                          <m:d>
                            <m:dPr>
                              <m:ctrlPr>
                                <w:rPr>
                                  <w:rFonts w:ascii="Cambria Math" w:hAnsi="Cambria Math" w:cs="Times New Roman"/>
                                  <w:b/>
                                  <w:i/>
                                </w:rPr>
                              </m:ctrlPr>
                            </m:dPr>
                            <m:e>
                              <m:r>
                                <m:rPr>
                                  <m:sty m:val="bi"/>
                                </m:rPr>
                                <w:rPr>
                                  <w:rFonts w:ascii="Cambria Math" w:hAnsi="Cambria Math" w:cs="Times New Roman"/>
                                </w:rPr>
                                <m:t>0</m:t>
                              </m:r>
                            </m:e>
                          </m:d>
                        </m:e>
                      </m:d>
                    </m:e>
                    <m:sup>
                      <m:r>
                        <m:rPr>
                          <m:sty m:val="bi"/>
                        </m:rPr>
                        <w:rPr>
                          <w:rFonts w:ascii="Cambria Math" w:hAnsi="Cambria Math" w:cs="Times New Roman"/>
                        </w:rPr>
                        <m:t>2</m:t>
                      </m:r>
                    </m:sup>
                  </m:sSup>
                </m:e>
              </m:nary>
            </m:e>
          </m:rad>
        </m:oMath>
      </m:oMathPara>
    </w:p>
    <w:p w14:paraId="165E227B" w14:textId="77777777" w:rsidR="00BB4683" w:rsidRPr="00606945" w:rsidRDefault="00BB4683" w:rsidP="00472BFB">
      <w:pPr>
        <w:jc w:val="both"/>
        <w:rPr>
          <w:rFonts w:ascii="Times New Roman" w:hAnsi="Times New Roman" w:cs="Times New Roman"/>
        </w:rPr>
      </w:pPr>
    </w:p>
    <w:p w14:paraId="10386F8E" w14:textId="5D279941" w:rsidR="00472BFB" w:rsidRPr="00606945" w:rsidRDefault="00472BFB" w:rsidP="00472BFB">
      <w:pPr>
        <w:jc w:val="both"/>
        <w:rPr>
          <w:rFonts w:ascii="Times New Roman" w:hAnsi="Times New Roman" w:cs="Times New Roman"/>
        </w:rPr>
      </w:pPr>
      <w:r w:rsidRPr="00606945">
        <w:rPr>
          <w:rFonts w:ascii="Times New Roman" w:hAnsi="Times New Roman" w:cs="Times New Roman"/>
        </w:rPr>
        <w:t xml:space="preserve">where </w:t>
      </w:r>
      <w:r w:rsidRPr="00606945">
        <w:rPr>
          <w:rFonts w:ascii="Times New Roman" w:hAnsi="Times New Roman" w:cs="Times New Roman"/>
          <w:i/>
          <w:iCs/>
        </w:rPr>
        <w:t>N</w:t>
      </w:r>
      <w:r w:rsidRPr="00606945">
        <w:rPr>
          <w:rFonts w:ascii="Times New Roman" w:hAnsi="Times New Roman" w:cs="Times New Roman"/>
        </w:rPr>
        <w:t xml:space="preserve"> represents the total number of atoms considered, </w:t>
      </w:r>
      <w:r w:rsidRPr="00606945">
        <w:rPr>
          <w:rFonts w:ascii="Times New Roman" w:hAnsi="Times New Roman" w:cs="Times New Roman"/>
          <w:b/>
          <w:bCs/>
        </w:rPr>
        <w:t>r</w:t>
      </w:r>
      <w:r w:rsidRPr="00606945">
        <w:rPr>
          <w:rFonts w:ascii="Times New Roman" w:hAnsi="Times New Roman" w:cs="Times New Roman"/>
        </w:rPr>
        <w:t>ᵢ(</w:t>
      </w:r>
      <w:r w:rsidRPr="00606945">
        <w:rPr>
          <w:rFonts w:ascii="Times New Roman" w:hAnsi="Times New Roman" w:cs="Times New Roman"/>
          <w:i/>
          <w:iCs/>
        </w:rPr>
        <w:t>t</w:t>
      </w:r>
      <w:r w:rsidRPr="00606945">
        <w:rPr>
          <w:rFonts w:ascii="Times New Roman" w:hAnsi="Times New Roman" w:cs="Times New Roman"/>
        </w:rPr>
        <w:t xml:space="preserve">) denotes the position of atom </w:t>
      </w:r>
      <w:proofErr w:type="spellStart"/>
      <w:r w:rsidRPr="00606945">
        <w:rPr>
          <w:rFonts w:ascii="Times New Roman" w:hAnsi="Times New Roman" w:cs="Times New Roman"/>
          <w:i/>
          <w:iCs/>
        </w:rPr>
        <w:t>i</w:t>
      </w:r>
      <w:proofErr w:type="spellEnd"/>
      <w:r w:rsidRPr="00606945">
        <w:rPr>
          <w:rFonts w:ascii="Times New Roman" w:hAnsi="Times New Roman" w:cs="Times New Roman"/>
        </w:rPr>
        <w:t xml:space="preserve"> at time</w:t>
      </w:r>
      <w:r w:rsidRPr="00606945">
        <w:rPr>
          <w:rFonts w:ascii="Times New Roman" w:hAnsi="Times New Roman" w:cs="Times New Roman"/>
          <w:i/>
          <w:iCs/>
        </w:rPr>
        <w:t xml:space="preserve"> t</w:t>
      </w:r>
      <w:r w:rsidRPr="00606945">
        <w:rPr>
          <w:rFonts w:ascii="Times New Roman" w:hAnsi="Times New Roman" w:cs="Times New Roman"/>
        </w:rPr>
        <w:t xml:space="preserve">, and </w:t>
      </w:r>
      <w:r w:rsidRPr="00606945">
        <w:rPr>
          <w:rFonts w:ascii="Times New Roman" w:hAnsi="Times New Roman" w:cs="Times New Roman"/>
          <w:b/>
          <w:bCs/>
        </w:rPr>
        <w:t>r</w:t>
      </w:r>
      <w:r w:rsidRPr="00606945">
        <w:rPr>
          <w:rFonts w:ascii="Times New Roman" w:hAnsi="Times New Roman" w:cs="Times New Roman"/>
        </w:rPr>
        <w:t xml:space="preserve">ᵢ(ref) is the position of atom </w:t>
      </w:r>
      <w:proofErr w:type="spellStart"/>
      <w:r w:rsidRPr="00606945">
        <w:rPr>
          <w:rFonts w:ascii="Times New Roman" w:hAnsi="Times New Roman" w:cs="Times New Roman"/>
          <w:i/>
          <w:iCs/>
        </w:rPr>
        <w:t>i</w:t>
      </w:r>
      <w:proofErr w:type="spellEnd"/>
      <w:r w:rsidRPr="00606945">
        <w:rPr>
          <w:rFonts w:ascii="Times New Roman" w:hAnsi="Times New Roman" w:cs="Times New Roman"/>
        </w:rPr>
        <w:t xml:space="preserve"> in the reference structure. Higher RMSD values indicate greater structural deviations from the initial conformation.</w:t>
      </w:r>
      <w:r w:rsidR="00E92023" w:rsidRPr="00606945">
        <w:rPr>
          <w:rFonts w:ascii="Times New Roman" w:hAnsi="Times New Roman" w:cs="Times New Roman"/>
        </w:rPr>
        <w:t xml:space="preserve"> </w:t>
      </w:r>
    </w:p>
    <w:p w14:paraId="601C5BEC" w14:textId="090F4429" w:rsidR="00472BFB" w:rsidRPr="00606945" w:rsidRDefault="00472BFB" w:rsidP="00472BFB">
      <w:pPr>
        <w:jc w:val="both"/>
        <w:rPr>
          <w:rFonts w:ascii="Times New Roman" w:hAnsi="Times New Roman" w:cs="Times New Roman"/>
        </w:rPr>
      </w:pPr>
      <w:r w:rsidRPr="00606945">
        <w:rPr>
          <w:rFonts w:ascii="Times New Roman" w:hAnsi="Times New Roman" w:cs="Times New Roman"/>
        </w:rPr>
        <w:t>RMSF measures the local flexibility and dynamic behavior of individual atoms or residues over the course of the simulation. RMSF is defined as:</w:t>
      </w:r>
    </w:p>
    <w:p w14:paraId="3A4BD758" w14:textId="77777777" w:rsidR="00BB4683" w:rsidRPr="00606945" w:rsidRDefault="00BB4683" w:rsidP="00BB4683">
      <w:pPr>
        <w:rPr>
          <w:rFonts w:ascii="Times New Roman" w:hAnsi="Times New Roman" w:cs="Times New Roman"/>
        </w:rPr>
      </w:pPr>
      <m:oMathPara>
        <m:oMath>
          <m:r>
            <m:rPr>
              <m:sty m:val="b"/>
            </m:rPr>
            <w:rPr>
              <w:rFonts w:ascii="Cambria Math" w:hAnsi="Cambria Math" w:cs="Times New Roman"/>
            </w:rPr>
            <m:t>RMSF</m:t>
          </m:r>
          <m:r>
            <m:rPr>
              <m:sty m:val="bi"/>
            </m:rPr>
            <w:rPr>
              <w:rFonts w:ascii="Cambria Math" w:hAnsi="Cambria Math" w:cs="Times New Roman"/>
            </w:rPr>
            <m:t xml:space="preserve">= </m:t>
          </m:r>
          <m:rad>
            <m:radPr>
              <m:degHide m:val="1"/>
              <m:ctrlPr>
                <w:rPr>
                  <w:rFonts w:ascii="Cambria Math" w:eastAsia="Times New Roman" w:hAnsi="Cambria Math" w:cs="Times New Roman"/>
                  <w:b/>
                  <w:i/>
                  <w:kern w:val="0"/>
                  <w:szCs w:val="20"/>
                  <w:lang w:val="en-GB" w:eastAsia="zh-CN"/>
                  <w14:ligatures w14:val="none"/>
                </w:rPr>
              </m:ctrlPr>
            </m:radPr>
            <m:deg/>
            <m:e>
              <m:f>
                <m:fPr>
                  <m:ctrlPr>
                    <w:rPr>
                      <w:rFonts w:ascii="Cambria Math" w:hAnsi="Cambria Math" w:cs="Times New Roman"/>
                      <w:b/>
                      <w:i/>
                    </w:rPr>
                  </m:ctrlPr>
                </m:fPr>
                <m:num>
                  <m:r>
                    <m:rPr>
                      <m:sty m:val="bi"/>
                    </m:rPr>
                    <w:rPr>
                      <w:rFonts w:ascii="Cambria Math" w:hAnsi="Cambria Math" w:cs="Times New Roman"/>
                    </w:rPr>
                    <m:t>1</m:t>
                  </m:r>
                </m:num>
                <m:den>
                  <m:r>
                    <m:rPr>
                      <m:sty m:val="bi"/>
                    </m:rPr>
                    <w:rPr>
                      <w:rFonts w:ascii="Cambria Math" w:hAnsi="Cambria Math" w:cs="Times New Roman"/>
                    </w:rPr>
                    <m:t>T</m:t>
                  </m:r>
                </m:den>
              </m:f>
              <m:nary>
                <m:naryPr>
                  <m:chr m:val="∑"/>
                  <m:limLoc m:val="undOvr"/>
                  <m:ctrlPr>
                    <w:rPr>
                      <w:rFonts w:ascii="Cambria Math" w:eastAsia="Times New Roman" w:hAnsi="Cambria Math" w:cs="Times New Roman"/>
                      <w:b/>
                      <w:i/>
                      <w:kern w:val="0"/>
                      <w:szCs w:val="20"/>
                      <w:lang w:val="en-GB" w:eastAsia="zh-CN"/>
                      <w14:ligatures w14:val="none"/>
                    </w:rPr>
                  </m:ctrlPr>
                </m:naryPr>
                <m:sub>
                  <m:r>
                    <m:rPr>
                      <m:sty m:val="bi"/>
                    </m:rPr>
                    <w:rPr>
                      <w:rFonts w:ascii="Cambria Math" w:hAnsi="Cambria Math" w:cs="Times New Roman"/>
                    </w:rPr>
                    <m:t>t=1</m:t>
                  </m:r>
                </m:sub>
                <m:sup>
                  <m:r>
                    <m:rPr>
                      <m:sty m:val="bi"/>
                    </m:rPr>
                    <w:rPr>
                      <w:rFonts w:ascii="Cambria Math" w:hAnsi="Cambria Math" w:cs="Times New Roman"/>
                    </w:rPr>
                    <m:t>T</m:t>
                  </m:r>
                </m:sup>
                <m:e>
                  <m:sSup>
                    <m:sSupPr>
                      <m:ctrlPr>
                        <w:rPr>
                          <w:rFonts w:ascii="Cambria Math" w:hAnsi="Cambria Math" w:cs="Times New Roman"/>
                          <w:b/>
                          <w:i/>
                        </w:rPr>
                      </m:ctrlPr>
                    </m:sSupPr>
                    <m:e>
                      <m:d>
                        <m:dPr>
                          <m:begChr m:val="‖"/>
                          <m:endChr m:val="‖"/>
                          <m:ctrlPr>
                            <w:rPr>
                              <w:rFonts w:ascii="Cambria Math" w:eastAsia="Times New Roman" w:hAnsi="Cambria Math" w:cs="Times New Roman"/>
                              <w:b/>
                              <w:i/>
                              <w:kern w:val="0"/>
                              <w:szCs w:val="20"/>
                              <w:lang w:val="en-GB" w:eastAsia="zh-CN"/>
                              <w14:ligatures w14:val="none"/>
                            </w:rPr>
                          </m:ctrlPr>
                        </m:dPr>
                        <m:e>
                          <m:sSub>
                            <m:sSubPr>
                              <m:ctrlPr>
                                <w:rPr>
                                  <w:rFonts w:ascii="Cambria Math" w:hAnsi="Cambria Math" w:cs="Times New Roman"/>
                                  <w:b/>
                                  <w:i/>
                                </w:rPr>
                              </m:ctrlPr>
                            </m:sSubPr>
                            <m:e>
                              <m:r>
                                <m:rPr>
                                  <m:sty m:val="bi"/>
                                </m:rPr>
                                <w:rPr>
                                  <w:rFonts w:ascii="Cambria Math" w:hAnsi="Cambria Math" w:cs="Times New Roman"/>
                                </w:rPr>
                                <m:t>r</m:t>
                              </m:r>
                            </m:e>
                            <m:sub>
                              <m:r>
                                <m:rPr>
                                  <m:sty m:val="bi"/>
                                </m:rPr>
                                <w:rPr>
                                  <w:rFonts w:ascii="Cambria Math" w:hAnsi="Cambria Math" w:cs="Times New Roman"/>
                                </w:rPr>
                                <m:t>i</m:t>
                              </m:r>
                            </m:sub>
                          </m:sSub>
                          <m:d>
                            <m:dPr>
                              <m:ctrlPr>
                                <w:rPr>
                                  <w:rFonts w:ascii="Cambria Math" w:hAnsi="Cambria Math" w:cs="Times New Roman"/>
                                  <w:b/>
                                  <w:i/>
                                </w:rPr>
                              </m:ctrlPr>
                            </m:dPr>
                            <m:e>
                              <m:r>
                                <m:rPr>
                                  <m:sty m:val="bi"/>
                                </m:rPr>
                                <w:rPr>
                                  <w:rFonts w:ascii="Cambria Math" w:hAnsi="Cambria Math" w:cs="Times New Roman"/>
                                </w:rPr>
                                <m:t>t</m:t>
                              </m:r>
                            </m:e>
                          </m:d>
                          <m:r>
                            <m:rPr>
                              <m:sty m:val="bi"/>
                            </m:rPr>
                            <w:rPr>
                              <w:rFonts w:ascii="Cambria Math" w:hAnsi="Cambria Math" w:cs="Times New Roman"/>
                            </w:rPr>
                            <m:t xml:space="preserve">- </m:t>
                          </m:r>
                          <m:d>
                            <m:dPr>
                              <m:begChr m:val="〈"/>
                              <m:endChr m:val="〉"/>
                              <m:ctrlPr>
                                <w:rPr>
                                  <w:rFonts w:ascii="Cambria Math" w:eastAsia="Times New Roman" w:hAnsi="Cambria Math" w:cs="Times New Roman"/>
                                  <w:b/>
                                  <w:i/>
                                  <w:kern w:val="0"/>
                                  <w:szCs w:val="20"/>
                                  <w:lang w:val="en-GB" w:eastAsia="zh-CN"/>
                                  <w14:ligatures w14:val="none"/>
                                </w:rPr>
                              </m:ctrlPr>
                            </m:dPr>
                            <m:e>
                              <m:sSub>
                                <m:sSubPr>
                                  <m:ctrlPr>
                                    <w:rPr>
                                      <w:rFonts w:ascii="Cambria Math" w:hAnsi="Cambria Math" w:cs="Times New Roman"/>
                                      <w:b/>
                                      <w:i/>
                                    </w:rPr>
                                  </m:ctrlPr>
                                </m:sSubPr>
                                <m:e>
                                  <m:r>
                                    <m:rPr>
                                      <m:sty m:val="bi"/>
                                    </m:rPr>
                                    <w:rPr>
                                      <w:rFonts w:ascii="Cambria Math" w:hAnsi="Cambria Math" w:cs="Times New Roman"/>
                                    </w:rPr>
                                    <m:t>r</m:t>
                                  </m:r>
                                </m:e>
                                <m:sub>
                                  <m:r>
                                    <m:rPr>
                                      <m:sty m:val="bi"/>
                                    </m:rPr>
                                    <w:rPr>
                                      <w:rFonts w:ascii="Cambria Math" w:hAnsi="Cambria Math" w:cs="Times New Roman"/>
                                    </w:rPr>
                                    <m:t>i</m:t>
                                  </m:r>
                                </m:sub>
                              </m:sSub>
                            </m:e>
                          </m:d>
                        </m:e>
                      </m:d>
                    </m:e>
                    <m:sup>
                      <m:r>
                        <m:rPr>
                          <m:sty m:val="bi"/>
                        </m:rPr>
                        <w:rPr>
                          <w:rFonts w:ascii="Cambria Math" w:hAnsi="Cambria Math" w:cs="Times New Roman"/>
                        </w:rPr>
                        <m:t>2</m:t>
                      </m:r>
                    </m:sup>
                  </m:sSup>
                </m:e>
              </m:nary>
            </m:e>
          </m:rad>
        </m:oMath>
      </m:oMathPara>
    </w:p>
    <w:p w14:paraId="7EC23A82" w14:textId="77777777" w:rsidR="00BB4683" w:rsidRPr="00606945" w:rsidRDefault="00BB4683" w:rsidP="00472BFB">
      <w:pPr>
        <w:jc w:val="both"/>
        <w:rPr>
          <w:rFonts w:ascii="Times New Roman" w:hAnsi="Times New Roman" w:cs="Times New Roman"/>
        </w:rPr>
      </w:pPr>
    </w:p>
    <w:p w14:paraId="70822D35" w14:textId="0F41619B" w:rsidR="00472BFB" w:rsidRPr="00606945" w:rsidRDefault="00472BFB" w:rsidP="00472BFB">
      <w:pPr>
        <w:jc w:val="both"/>
        <w:rPr>
          <w:rFonts w:ascii="Times New Roman" w:hAnsi="Times New Roman" w:cs="Times New Roman"/>
        </w:rPr>
      </w:pPr>
      <w:r w:rsidRPr="00606945">
        <w:rPr>
          <w:rFonts w:ascii="Times New Roman" w:hAnsi="Times New Roman" w:cs="Times New Roman"/>
        </w:rPr>
        <w:lastRenderedPageBreak/>
        <w:t xml:space="preserve">where </w:t>
      </w:r>
      <w:r w:rsidRPr="00606945">
        <w:rPr>
          <w:rFonts w:ascii="Times New Roman" w:hAnsi="Times New Roman" w:cs="Times New Roman"/>
          <w:i/>
          <w:iCs/>
        </w:rPr>
        <w:t>T</w:t>
      </w:r>
      <w:r w:rsidRPr="00606945">
        <w:rPr>
          <w:rFonts w:ascii="Times New Roman" w:hAnsi="Times New Roman" w:cs="Times New Roman"/>
        </w:rPr>
        <w:t xml:space="preserve"> represents the total number of trajectory frames analyzed, </w:t>
      </w:r>
      <w:r w:rsidRPr="00606945">
        <w:rPr>
          <w:rFonts w:ascii="Times New Roman" w:hAnsi="Times New Roman" w:cs="Times New Roman"/>
          <w:b/>
          <w:bCs/>
        </w:rPr>
        <w:t>r</w:t>
      </w:r>
      <w:r w:rsidRPr="00606945">
        <w:rPr>
          <w:rFonts w:ascii="Times New Roman" w:hAnsi="Times New Roman" w:cs="Times New Roman"/>
        </w:rPr>
        <w:t>ᵢ(t) is the position of atom</w:t>
      </w:r>
      <w:r w:rsidRPr="00606945">
        <w:rPr>
          <w:rFonts w:ascii="Times New Roman" w:hAnsi="Times New Roman" w:cs="Times New Roman"/>
          <w:i/>
          <w:iCs/>
        </w:rPr>
        <w:t xml:space="preserve"> </w:t>
      </w:r>
      <w:proofErr w:type="spellStart"/>
      <w:r w:rsidRPr="00606945">
        <w:rPr>
          <w:rFonts w:ascii="Times New Roman" w:hAnsi="Times New Roman" w:cs="Times New Roman"/>
          <w:i/>
          <w:iCs/>
        </w:rPr>
        <w:t>i</w:t>
      </w:r>
      <w:proofErr w:type="spellEnd"/>
      <w:r w:rsidRPr="00606945">
        <w:rPr>
          <w:rFonts w:ascii="Times New Roman" w:hAnsi="Times New Roman" w:cs="Times New Roman"/>
        </w:rPr>
        <w:t xml:space="preserve"> at time </w:t>
      </w:r>
      <w:r w:rsidRPr="00606945">
        <w:rPr>
          <w:rFonts w:ascii="Times New Roman" w:hAnsi="Times New Roman" w:cs="Times New Roman"/>
          <w:i/>
          <w:iCs/>
        </w:rPr>
        <w:t>t,</w:t>
      </w:r>
      <w:r w:rsidRPr="00606945">
        <w:rPr>
          <w:rFonts w:ascii="Times New Roman" w:hAnsi="Times New Roman" w:cs="Times New Roman"/>
        </w:rPr>
        <w:t xml:space="preserve"> and </w:t>
      </w:r>
      <w:r w:rsidR="00BB4683" w:rsidRPr="00606945">
        <w:rPr>
          <w:rFonts w:ascii="Cambria Math" w:hAnsi="Cambria Math" w:cs="Cambria Math"/>
          <w:sz w:val="22"/>
          <w:szCs w:val="22"/>
          <w:lang w:eastAsia="tr-TR"/>
        </w:rPr>
        <w:t>⟨</w:t>
      </w:r>
      <w:r w:rsidR="00BB4683" w:rsidRPr="00606945">
        <w:rPr>
          <w:rFonts w:ascii="Times New Roman" w:hAnsi="Times New Roman" w:cs="Times New Roman"/>
          <w:b/>
          <w:bCs/>
          <w:sz w:val="22"/>
          <w:szCs w:val="22"/>
          <w:lang w:eastAsia="tr-TR"/>
        </w:rPr>
        <w:t>r</w:t>
      </w:r>
      <w:r w:rsidR="00BB4683" w:rsidRPr="00606945">
        <w:rPr>
          <w:rFonts w:ascii="Times New Roman" w:hAnsi="Times New Roman" w:cs="Times New Roman"/>
          <w:sz w:val="22"/>
          <w:szCs w:val="22"/>
          <w:lang w:eastAsia="tr-TR"/>
        </w:rPr>
        <w:t>ᵢ</w:t>
      </w:r>
      <w:r w:rsidR="00BB4683" w:rsidRPr="00606945">
        <w:rPr>
          <w:rFonts w:ascii="Cambria Math" w:hAnsi="Cambria Math" w:cs="Cambria Math"/>
          <w:sz w:val="22"/>
          <w:szCs w:val="22"/>
          <w:lang w:eastAsia="tr-TR"/>
        </w:rPr>
        <w:t>⟩</w:t>
      </w:r>
      <w:r w:rsidRPr="00606945">
        <w:rPr>
          <w:rFonts w:ascii="Times New Roman" w:hAnsi="Times New Roman" w:cs="Times New Roman"/>
        </w:rPr>
        <w:t xml:space="preserve"> is the average position of atom </w:t>
      </w:r>
      <w:proofErr w:type="spellStart"/>
      <w:r w:rsidRPr="00606945">
        <w:rPr>
          <w:rFonts w:ascii="Times New Roman" w:hAnsi="Times New Roman" w:cs="Times New Roman"/>
        </w:rPr>
        <w:t>i</w:t>
      </w:r>
      <w:proofErr w:type="spellEnd"/>
      <w:r w:rsidRPr="00606945">
        <w:rPr>
          <w:rFonts w:ascii="Times New Roman" w:hAnsi="Times New Roman" w:cs="Times New Roman"/>
        </w:rPr>
        <w:t xml:space="preserve"> over the entire simulation period. Higher RMSF values reflect increased flexibility or movement, while lower values indicate structural rigidity.</w:t>
      </w:r>
    </w:p>
    <w:p w14:paraId="7D0C857B" w14:textId="58DD8572" w:rsidR="009554EB" w:rsidRPr="00606945" w:rsidRDefault="00472BFB" w:rsidP="00472BFB">
      <w:pPr>
        <w:jc w:val="both"/>
        <w:rPr>
          <w:rFonts w:ascii="Times New Roman" w:hAnsi="Times New Roman" w:cs="Times New Roman"/>
        </w:rPr>
      </w:pPr>
      <w:r w:rsidRPr="00606945">
        <w:rPr>
          <w:rFonts w:ascii="Times New Roman" w:hAnsi="Times New Roman" w:cs="Times New Roman"/>
        </w:rPr>
        <w:t xml:space="preserve">Both RMSD and RMSF calculations enabled comparison of mutant and </w:t>
      </w:r>
      <w:r w:rsidR="00466FB1" w:rsidRPr="00606945">
        <w:rPr>
          <w:rFonts w:ascii="Times New Roman" w:hAnsi="Times New Roman" w:cs="Times New Roman"/>
        </w:rPr>
        <w:t>WT</w:t>
      </w:r>
      <w:r w:rsidRPr="00606945">
        <w:rPr>
          <w:rFonts w:ascii="Times New Roman" w:hAnsi="Times New Roman" w:cs="Times New Roman"/>
        </w:rPr>
        <w:t xml:space="preserve"> CHK2 proteins, providing valuable insights into how the studied mutations may influence the structure, stability, and dynamic properties of the CHK2 kinase domain.</w:t>
      </w:r>
      <w:r w:rsidR="00073EA0" w:rsidRPr="00606945">
        <w:rPr>
          <w:rFonts w:ascii="Times New Roman" w:hAnsi="Times New Roman" w:cs="Times New Roman"/>
        </w:rPr>
        <w:t xml:space="preserve"> </w:t>
      </w:r>
      <w:r w:rsidR="009554EB" w:rsidRPr="00606945">
        <w:rPr>
          <w:rFonts w:ascii="Times New Roman" w:hAnsi="Times New Roman" w:cs="Times New Roman"/>
        </w:rPr>
        <w:t>For the RMSD and RMSF analyses, only the coordinates of C</w:t>
      </w:r>
      <w:r w:rsidR="009554EB" w:rsidRPr="00606945">
        <w:rPr>
          <w:rFonts w:ascii="Times New Roman" w:hAnsi="Times New Roman" w:cs="Times New Roman"/>
          <w:vertAlign w:val="subscript"/>
        </w:rPr>
        <w:t>α</w:t>
      </w:r>
      <w:r w:rsidR="009554EB" w:rsidRPr="00606945">
        <w:rPr>
          <w:rFonts w:ascii="Times New Roman" w:hAnsi="Times New Roman" w:cs="Times New Roman"/>
        </w:rPr>
        <w:t xml:space="preserve"> atoms were considered.</w:t>
      </w:r>
      <w:r w:rsidR="00073EA0" w:rsidRPr="00606945">
        <w:rPr>
          <w:rFonts w:ascii="Times New Roman" w:hAnsi="Times New Roman" w:cs="Times New Roman"/>
        </w:rPr>
        <w:t xml:space="preserve"> The reference structure is the initial build CHK2 protein structure that was </w:t>
      </w:r>
      <w:proofErr w:type="spellStart"/>
      <w:r w:rsidR="00073EA0" w:rsidRPr="00606945">
        <w:rPr>
          <w:rFonts w:ascii="Times New Roman" w:hAnsi="Times New Roman" w:cs="Times New Roman"/>
        </w:rPr>
        <w:t>build</w:t>
      </w:r>
      <w:proofErr w:type="spellEnd"/>
      <w:r w:rsidR="00073EA0" w:rsidRPr="00606945">
        <w:rPr>
          <w:rFonts w:ascii="Times New Roman" w:hAnsi="Times New Roman" w:cs="Times New Roman"/>
        </w:rPr>
        <w:t xml:space="preserve"> as a combination of crystal structures</w:t>
      </w:r>
      <w:r w:rsidR="00755DD0" w:rsidRPr="00606945">
        <w:rPr>
          <w:rFonts w:ascii="Times New Roman" w:hAnsi="Times New Roman" w:cs="Times New Roman"/>
        </w:rPr>
        <w:t xml:space="preserve"> </w:t>
      </w:r>
      <w:r w:rsidR="00BD30F3" w:rsidRPr="00606945">
        <w:rPr>
          <w:rFonts w:ascii="Times New Roman" w:hAnsi="Times New Roman" w:cs="Times New Roman"/>
        </w:rPr>
        <w:t xml:space="preserve">having PDB IDs </w:t>
      </w:r>
      <w:r w:rsidR="00755DD0" w:rsidRPr="00606945">
        <w:rPr>
          <w:rFonts w:ascii="Times New Roman" w:hAnsi="Times New Roman" w:cs="Times New Roman"/>
        </w:rPr>
        <w:t>3I6U and 2CN5.</w:t>
      </w:r>
    </w:p>
    <w:p w14:paraId="2CF78535" w14:textId="77777777" w:rsidR="00430E43" w:rsidRPr="00606945" w:rsidRDefault="00430E43" w:rsidP="004F2463">
      <w:pPr>
        <w:jc w:val="both"/>
        <w:rPr>
          <w:rFonts w:ascii="Times New Roman" w:hAnsi="Times New Roman" w:cs="Times New Roman"/>
        </w:rPr>
      </w:pPr>
    </w:p>
    <w:p w14:paraId="2EBE17E6" w14:textId="77777777" w:rsidR="00430E43" w:rsidRPr="00606945" w:rsidRDefault="00430E43" w:rsidP="004F2463">
      <w:pPr>
        <w:jc w:val="both"/>
        <w:rPr>
          <w:rFonts w:ascii="Times New Roman" w:hAnsi="Times New Roman" w:cs="Times New Roman"/>
        </w:rPr>
      </w:pPr>
    </w:p>
    <w:p w14:paraId="4DA79DA2" w14:textId="77777777" w:rsidR="00E22804" w:rsidRPr="00606945" w:rsidRDefault="00E22804" w:rsidP="004F2463">
      <w:pPr>
        <w:rPr>
          <w:rFonts w:ascii="Times New Roman" w:hAnsi="Times New Roman" w:cs="Times New Roman"/>
          <w:b/>
          <w:bCs/>
        </w:rPr>
      </w:pPr>
    </w:p>
    <w:p w14:paraId="55751972" w14:textId="77777777" w:rsidR="0033083F" w:rsidRPr="00606945" w:rsidRDefault="0033083F" w:rsidP="004F2463">
      <w:pPr>
        <w:rPr>
          <w:rFonts w:ascii="Times New Roman" w:hAnsi="Times New Roman" w:cs="Times New Roman"/>
          <w:b/>
          <w:bCs/>
        </w:rPr>
      </w:pPr>
    </w:p>
    <w:p w14:paraId="085E0F92" w14:textId="77777777" w:rsidR="004F2463" w:rsidRPr="00606945" w:rsidRDefault="004F2463" w:rsidP="004F2463">
      <w:pPr>
        <w:rPr>
          <w:rFonts w:ascii="Times New Roman" w:hAnsi="Times New Roman" w:cs="Times New Roman"/>
          <w:b/>
          <w:bCs/>
        </w:rPr>
      </w:pPr>
      <w:r w:rsidRPr="00606945">
        <w:rPr>
          <w:rFonts w:ascii="Times New Roman" w:hAnsi="Times New Roman" w:cs="Times New Roman"/>
          <w:b/>
          <w:bCs/>
        </w:rPr>
        <w:t>Findings</w:t>
      </w:r>
    </w:p>
    <w:p w14:paraId="1B880FC2" w14:textId="77777777" w:rsidR="000C3F62" w:rsidRDefault="000C3F62" w:rsidP="004F2463">
      <w:pPr>
        <w:rPr>
          <w:ins w:id="6" w:author="Cihan Uğur Otçu" w:date="2025-03-24T00:09:00Z" w16du:dateUtc="2025-03-23T21:09:00Z"/>
          <w:rFonts w:ascii="Times New Roman" w:hAnsi="Times New Roman" w:cs="Times New Roman"/>
          <w:b/>
          <w:bCs/>
        </w:rPr>
      </w:pPr>
    </w:p>
    <w:p w14:paraId="11E01F67" w14:textId="77777777" w:rsidR="00606945" w:rsidRPr="00606945" w:rsidRDefault="00606945" w:rsidP="004F2463">
      <w:pPr>
        <w:rPr>
          <w:rFonts w:ascii="Times New Roman" w:hAnsi="Times New Roman" w:cs="Times New Roman"/>
          <w:b/>
          <w:bCs/>
        </w:rPr>
      </w:pPr>
    </w:p>
    <w:p w14:paraId="368F30C4" w14:textId="4870C532" w:rsidR="00264711" w:rsidRPr="00606945" w:rsidRDefault="001C0595" w:rsidP="00264711">
      <w:pPr>
        <w:jc w:val="both"/>
        <w:rPr>
          <w:ins w:id="7" w:author="Golcuk, Mert" w:date="2025-03-23T14:47:00Z" w16du:dateUtc="2025-03-23T18:47:00Z"/>
          <w:rFonts w:ascii="Times New Roman" w:hAnsi="Times New Roman" w:cs="Times New Roman"/>
        </w:rPr>
      </w:pPr>
      <w:r w:rsidRPr="00606945">
        <w:rPr>
          <w:rFonts w:ascii="Times New Roman" w:hAnsi="Times New Roman" w:cs="Times New Roman"/>
        </w:rPr>
        <w:t xml:space="preserve">Two independent sets of MD simulations, each lasting 300 ns, were performed for every mutant. RMSD and RMSF analyses were conducted separately for each MD trajectory. </w:t>
      </w:r>
      <w:r w:rsidR="00264711" w:rsidRPr="00606945">
        <w:rPr>
          <w:rFonts w:ascii="Times New Roman" w:hAnsi="Times New Roman" w:cs="Times New Roman"/>
        </w:rPr>
        <w:t xml:space="preserve">From RMSD analyses (Figure 1), the D438Y, T476M, and R474H mutants showed higher RMSD values compared to the </w:t>
      </w:r>
      <w:r w:rsidR="00466FB1" w:rsidRPr="00606945">
        <w:rPr>
          <w:rFonts w:ascii="Times New Roman" w:hAnsi="Times New Roman" w:cs="Times New Roman"/>
        </w:rPr>
        <w:t>WT</w:t>
      </w:r>
      <w:r w:rsidR="00264711" w:rsidRPr="00606945">
        <w:rPr>
          <w:rFonts w:ascii="Times New Roman" w:hAnsi="Times New Roman" w:cs="Times New Roman"/>
        </w:rPr>
        <w:t xml:space="preserve"> CHK2 protein, suggesting structural deviations compared to WT</w:t>
      </w:r>
      <w:r w:rsidR="00776656" w:rsidRPr="00606945">
        <w:rPr>
          <w:rFonts w:ascii="Times New Roman" w:hAnsi="Times New Roman" w:cs="Times New Roman"/>
        </w:rPr>
        <w:t>.</w:t>
      </w:r>
    </w:p>
    <w:p w14:paraId="1A908551" w14:textId="77777777" w:rsidR="00BB4683" w:rsidRPr="00606945" w:rsidRDefault="00BB4683" w:rsidP="00264711">
      <w:pPr>
        <w:jc w:val="both"/>
        <w:rPr>
          <w:rFonts w:ascii="Times New Roman" w:hAnsi="Times New Roman" w:cs="Times New Roman"/>
        </w:rPr>
      </w:pPr>
    </w:p>
    <w:p w14:paraId="192B2E85" w14:textId="77777777" w:rsidR="00264711" w:rsidRPr="00606945" w:rsidRDefault="00264711" w:rsidP="004F2463">
      <w:pPr>
        <w:rPr>
          <w:rFonts w:ascii="Times New Roman" w:hAnsi="Times New Roman" w:cs="Times New Roman"/>
          <w:b/>
          <w:bCs/>
        </w:rPr>
      </w:pPr>
    </w:p>
    <w:p w14:paraId="6E4E93CB" w14:textId="77777777" w:rsidR="00AC5CAF" w:rsidRPr="00606945" w:rsidRDefault="00AC5CAF" w:rsidP="00606945">
      <w:pPr>
        <w:rPr>
          <w:ins w:id="8" w:author="Cihan Uğur Otçu" w:date="2025-03-23T23:58:00Z" w16du:dateUtc="2025-03-23T20:58:00Z"/>
          <w:rFonts w:ascii="Times New Roman" w:hAnsi="Times New Roman" w:cs="Times New Roman"/>
          <w:b/>
          <w:bCs/>
        </w:rPr>
      </w:pPr>
    </w:p>
    <w:p w14:paraId="4DD15666" w14:textId="6B210F23" w:rsidR="00F355A5" w:rsidRPr="00606945" w:rsidRDefault="00F355A5" w:rsidP="00F355A5">
      <w:pPr>
        <w:jc w:val="center"/>
        <w:rPr>
          <w:rFonts w:ascii="Times New Roman" w:hAnsi="Times New Roman" w:cs="Times New Roman"/>
          <w:b/>
          <w:bCs/>
        </w:rPr>
      </w:pPr>
      <w:r w:rsidRPr="00606945">
        <w:rPr>
          <w:rFonts w:ascii="Times New Roman" w:hAnsi="Times New Roman" w:cs="Times New Roman"/>
          <w:b/>
          <w:bCs/>
        </w:rPr>
        <w:t>RMSD</w:t>
      </w:r>
    </w:p>
    <w:p w14:paraId="72EC677C" w14:textId="77777777" w:rsidR="00F355A5" w:rsidRPr="00606945" w:rsidRDefault="00F355A5" w:rsidP="00F355A5">
      <w:pPr>
        <w:jc w:val="center"/>
        <w:rPr>
          <w:rFonts w:ascii="Times New Roman" w:hAnsi="Times New Roman" w:cs="Times New Roman"/>
          <w:b/>
          <w:bCs/>
        </w:rPr>
      </w:pPr>
    </w:p>
    <w:p w14:paraId="724AF77B" w14:textId="77777777" w:rsidR="00F355A5" w:rsidRPr="00606945" w:rsidRDefault="00844F9F" w:rsidP="00F355A5">
      <w:pPr>
        <w:jc w:val="center"/>
        <w:rPr>
          <w:rFonts w:ascii="Times New Roman" w:hAnsi="Times New Roman" w:cs="Times New Roman"/>
          <w:b/>
          <w:bCs/>
        </w:rPr>
      </w:pPr>
      <w:r w:rsidRPr="00606945">
        <w:rPr>
          <w:rFonts w:ascii="Times New Roman" w:hAnsi="Times New Roman" w:cs="Times New Roman"/>
          <w:b/>
          <w:bCs/>
          <w:noProof/>
        </w:rPr>
        <w:drawing>
          <wp:inline distT="0" distB="0" distL="0" distR="0" wp14:anchorId="3093D480" wp14:editId="324BF2F1">
            <wp:extent cx="5943600" cy="2641600"/>
            <wp:effectExtent l="0" t="0" r="0" b="0"/>
            <wp:docPr id="1982815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5145" name="Picture 1982815145"/>
                    <pic:cNvPicPr/>
                  </pic:nvPicPr>
                  <pic:blipFill>
                    <a:blip r:embed="rId6">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41051834" w14:textId="65954299" w:rsidR="00F355A5" w:rsidRPr="00606945" w:rsidRDefault="00C5153C" w:rsidP="00F355A5">
      <w:pPr>
        <w:jc w:val="center"/>
        <w:rPr>
          <w:rFonts w:ascii="Times New Roman" w:hAnsi="Times New Roman" w:cs="Times New Roman"/>
          <w:b/>
          <w:bCs/>
        </w:rPr>
      </w:pPr>
      <w:r w:rsidRPr="00606945">
        <w:rPr>
          <w:rFonts w:ascii="Times New Roman" w:hAnsi="Times New Roman" w:cs="Times New Roman"/>
          <w:b/>
          <w:bCs/>
        </w:rPr>
        <w:t xml:space="preserve">Figure 1: RMSD calculations of mutant and </w:t>
      </w:r>
      <w:r w:rsidR="00BB4683" w:rsidRPr="00606945">
        <w:rPr>
          <w:rFonts w:ascii="Times New Roman" w:hAnsi="Times New Roman" w:cs="Times New Roman"/>
          <w:b/>
          <w:bCs/>
        </w:rPr>
        <w:t>wild</w:t>
      </w:r>
      <w:r w:rsidRPr="00606945">
        <w:rPr>
          <w:rFonts w:ascii="Times New Roman" w:hAnsi="Times New Roman" w:cs="Times New Roman"/>
          <w:b/>
          <w:bCs/>
        </w:rPr>
        <w:t xml:space="preserve"> type proteins</w:t>
      </w:r>
    </w:p>
    <w:p w14:paraId="7B7E59BB" w14:textId="77777777" w:rsidR="00C5153C" w:rsidRPr="00606945" w:rsidRDefault="00C5153C" w:rsidP="00F355A5">
      <w:pPr>
        <w:jc w:val="center"/>
        <w:rPr>
          <w:rFonts w:ascii="Times New Roman" w:hAnsi="Times New Roman" w:cs="Times New Roman"/>
          <w:b/>
          <w:bCs/>
        </w:rPr>
      </w:pPr>
    </w:p>
    <w:p w14:paraId="28F10AD1" w14:textId="77777777" w:rsidR="00E22804" w:rsidRPr="00606945" w:rsidRDefault="00E22804" w:rsidP="000C3F62">
      <w:pPr>
        <w:jc w:val="both"/>
        <w:rPr>
          <w:rFonts w:ascii="Times New Roman" w:hAnsi="Times New Roman" w:cs="Times New Roman"/>
        </w:rPr>
      </w:pPr>
    </w:p>
    <w:p w14:paraId="14F34FA4" w14:textId="68D36B38" w:rsidR="00E22804" w:rsidRPr="00606945" w:rsidRDefault="00D5436F" w:rsidP="00D95FE2">
      <w:pPr>
        <w:jc w:val="both"/>
        <w:rPr>
          <w:rFonts w:ascii="Times New Roman" w:hAnsi="Times New Roman" w:cs="Times New Roman"/>
        </w:rPr>
      </w:pPr>
      <w:r w:rsidRPr="00606945">
        <w:rPr>
          <w:rFonts w:ascii="Times New Roman" w:hAnsi="Times New Roman" w:cs="Times New Roman"/>
        </w:rPr>
        <w:t xml:space="preserve">Figure </w:t>
      </w:r>
      <w:r w:rsidR="00D95FE2" w:rsidRPr="00606945">
        <w:rPr>
          <w:rFonts w:ascii="Times New Roman" w:hAnsi="Times New Roman" w:cs="Times New Roman"/>
        </w:rPr>
        <w:t>2</w:t>
      </w:r>
      <w:r w:rsidRPr="00606945">
        <w:rPr>
          <w:rFonts w:ascii="Times New Roman" w:hAnsi="Times New Roman" w:cs="Times New Roman"/>
        </w:rPr>
        <w:t xml:space="preserve"> shows the RMSF analysis of </w:t>
      </w:r>
      <w:r w:rsidR="00466FB1" w:rsidRPr="00606945">
        <w:rPr>
          <w:rFonts w:ascii="Times New Roman" w:hAnsi="Times New Roman" w:cs="Times New Roman"/>
        </w:rPr>
        <w:t>WT</w:t>
      </w:r>
      <w:r w:rsidRPr="00606945">
        <w:rPr>
          <w:rFonts w:ascii="Times New Roman" w:hAnsi="Times New Roman" w:cs="Times New Roman"/>
        </w:rPr>
        <w:t xml:space="preserve"> and mutant CHK2 proteins. The R318H mutant exhibited reduced RMSF values between residues 96 and 160. Similarly, in the residue</w:t>
      </w:r>
      <w:r w:rsidR="000953C1" w:rsidRPr="00606945">
        <w:rPr>
          <w:rFonts w:ascii="Times New Roman" w:hAnsi="Times New Roman" w:cs="Times New Roman"/>
        </w:rPr>
        <w:t xml:space="preserve"> range</w:t>
      </w:r>
      <w:r w:rsidRPr="00606945">
        <w:rPr>
          <w:rFonts w:ascii="Times New Roman" w:hAnsi="Times New Roman" w:cs="Times New Roman"/>
        </w:rPr>
        <w:t xml:space="preserve"> 208–266, the R318H and T476M mutants demonstrated lower RMSF values compared to </w:t>
      </w:r>
      <w:r w:rsidR="00466FB1" w:rsidRPr="00606945">
        <w:rPr>
          <w:rFonts w:ascii="Times New Roman" w:hAnsi="Times New Roman" w:cs="Times New Roman"/>
        </w:rPr>
        <w:t>WT</w:t>
      </w:r>
      <w:r w:rsidRPr="00606945">
        <w:rPr>
          <w:rFonts w:ascii="Times New Roman" w:hAnsi="Times New Roman" w:cs="Times New Roman"/>
        </w:rPr>
        <w:t>. Within the residue</w:t>
      </w:r>
      <w:r w:rsidR="000953C1" w:rsidRPr="00606945">
        <w:rPr>
          <w:rFonts w:ascii="Times New Roman" w:hAnsi="Times New Roman" w:cs="Times New Roman"/>
        </w:rPr>
        <w:t xml:space="preserve"> range</w:t>
      </w:r>
      <w:r w:rsidRPr="00606945">
        <w:rPr>
          <w:rFonts w:ascii="Times New Roman" w:hAnsi="Times New Roman" w:cs="Times New Roman"/>
        </w:rPr>
        <w:t xml:space="preserve"> 257–264, the R318C mutant showed increased RMSF, whereas the other mutants </w:t>
      </w:r>
      <w:r w:rsidRPr="00606945">
        <w:rPr>
          <w:rFonts w:ascii="Times New Roman" w:hAnsi="Times New Roman" w:cs="Times New Roman"/>
        </w:rPr>
        <w:lastRenderedPageBreak/>
        <w:t>(R474H, D438Y, R318H, and T476M) exhibited decreased RMSF values. Additionally, in the residue</w:t>
      </w:r>
      <w:r w:rsidR="000953C1" w:rsidRPr="00606945">
        <w:rPr>
          <w:rFonts w:ascii="Times New Roman" w:hAnsi="Times New Roman" w:cs="Times New Roman"/>
        </w:rPr>
        <w:t xml:space="preserve"> range</w:t>
      </w:r>
      <w:r w:rsidRPr="00606945">
        <w:rPr>
          <w:rFonts w:ascii="Times New Roman" w:hAnsi="Times New Roman" w:cs="Times New Roman"/>
        </w:rPr>
        <w:t xml:space="preserve"> 371–391, all mutants displayed higher RMSF values relative to the </w:t>
      </w:r>
      <w:r w:rsidR="00466FB1" w:rsidRPr="00606945">
        <w:rPr>
          <w:rFonts w:ascii="Times New Roman" w:hAnsi="Times New Roman" w:cs="Times New Roman"/>
        </w:rPr>
        <w:t>WT</w:t>
      </w:r>
      <w:r w:rsidRPr="00606945">
        <w:rPr>
          <w:rFonts w:ascii="Times New Roman" w:hAnsi="Times New Roman" w:cs="Times New Roman"/>
        </w:rPr>
        <w:t>. Overall, the R318H mutant displayed consistently lower RMSF values throughout the entire protein compared to the other mutants.</w:t>
      </w:r>
    </w:p>
    <w:p w14:paraId="554307B1" w14:textId="77777777" w:rsidR="00E22804" w:rsidRPr="00606945" w:rsidRDefault="0089420D" w:rsidP="00F43E29">
      <w:pPr>
        <w:rPr>
          <w:rFonts w:ascii="Times New Roman" w:hAnsi="Times New Roman" w:cs="Times New Roman"/>
          <w:b/>
          <w:bCs/>
        </w:rPr>
      </w:pPr>
      <w:r w:rsidRPr="00606945">
        <w:rPr>
          <w:rFonts w:ascii="Times New Roman" w:hAnsi="Times New Roman" w:cs="Times New Roman"/>
          <w:b/>
          <w:bCs/>
          <w:noProof/>
        </w:rPr>
        <w:drawing>
          <wp:inline distT="0" distB="0" distL="0" distR="0" wp14:anchorId="1CF43C90" wp14:editId="60C430A2">
            <wp:extent cx="5943600" cy="1729740"/>
            <wp:effectExtent l="0" t="0" r="0" b="0"/>
            <wp:docPr id="17098638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63836" name="Picture 1709863836"/>
                    <pic:cNvPicPr/>
                  </pic:nvPicPr>
                  <pic:blipFill>
                    <a:blip r:embed="rId7">
                      <a:extLst>
                        <a:ext uri="{28A0092B-C50C-407E-A947-70E740481C1C}">
                          <a14:useLocalDpi xmlns:a14="http://schemas.microsoft.com/office/drawing/2010/main" val="0"/>
                        </a:ext>
                      </a:extLst>
                    </a:blip>
                    <a:stretch>
                      <a:fillRect/>
                    </a:stretch>
                  </pic:blipFill>
                  <pic:spPr>
                    <a:xfrm>
                      <a:off x="0" y="0"/>
                      <a:ext cx="5943600" cy="1729740"/>
                    </a:xfrm>
                    <a:prstGeom prst="rect">
                      <a:avLst/>
                    </a:prstGeom>
                  </pic:spPr>
                </pic:pic>
              </a:graphicData>
            </a:graphic>
          </wp:inline>
        </w:drawing>
      </w:r>
    </w:p>
    <w:p w14:paraId="078AE539" w14:textId="49B2E29A" w:rsidR="00C5153C" w:rsidRPr="00606945" w:rsidRDefault="00C5153C" w:rsidP="008568D8">
      <w:pPr>
        <w:jc w:val="center"/>
        <w:rPr>
          <w:rFonts w:ascii="Times New Roman" w:hAnsi="Times New Roman" w:cs="Times New Roman"/>
          <w:b/>
          <w:bCs/>
        </w:rPr>
      </w:pPr>
      <w:r w:rsidRPr="00606945">
        <w:rPr>
          <w:rFonts w:ascii="Times New Roman" w:hAnsi="Times New Roman" w:cs="Times New Roman"/>
          <w:b/>
          <w:bCs/>
        </w:rPr>
        <w:t xml:space="preserve">Figure </w:t>
      </w:r>
      <w:r w:rsidR="00B83C81" w:rsidRPr="00606945">
        <w:rPr>
          <w:rFonts w:ascii="Times New Roman" w:hAnsi="Times New Roman" w:cs="Times New Roman"/>
          <w:b/>
          <w:bCs/>
        </w:rPr>
        <w:t>2</w:t>
      </w:r>
      <w:r w:rsidRPr="00606945">
        <w:rPr>
          <w:rFonts w:ascii="Times New Roman" w:hAnsi="Times New Roman" w:cs="Times New Roman"/>
          <w:b/>
          <w:bCs/>
        </w:rPr>
        <w:t>:</w:t>
      </w:r>
      <w:r w:rsidR="008568D8" w:rsidRPr="00606945">
        <w:rPr>
          <w:rFonts w:ascii="Times New Roman" w:hAnsi="Times New Roman" w:cs="Times New Roman"/>
          <w:b/>
          <w:bCs/>
        </w:rPr>
        <w:t xml:space="preserve"> RMSF calculations of wylde type and mutant proteins</w:t>
      </w:r>
    </w:p>
    <w:p w14:paraId="76887FF7" w14:textId="77777777" w:rsidR="00C82357" w:rsidRPr="00606945" w:rsidRDefault="00C82357" w:rsidP="000C3F62">
      <w:pPr>
        <w:jc w:val="both"/>
        <w:rPr>
          <w:rFonts w:ascii="Times New Roman" w:hAnsi="Times New Roman" w:cs="Times New Roman"/>
        </w:rPr>
      </w:pPr>
    </w:p>
    <w:p w14:paraId="28AF2961" w14:textId="77777777" w:rsidR="00713392" w:rsidRPr="00606945" w:rsidRDefault="00713392" w:rsidP="004F2463">
      <w:pPr>
        <w:rPr>
          <w:rFonts w:ascii="Times New Roman" w:hAnsi="Times New Roman" w:cs="Times New Roman"/>
          <w:b/>
          <w:bCs/>
        </w:rPr>
      </w:pPr>
    </w:p>
    <w:p w14:paraId="62D348FA" w14:textId="77777777" w:rsidR="00A0664B" w:rsidRPr="00606945" w:rsidRDefault="004F2463" w:rsidP="004F2463">
      <w:pPr>
        <w:rPr>
          <w:rFonts w:ascii="Times New Roman" w:hAnsi="Times New Roman" w:cs="Times New Roman"/>
          <w:b/>
          <w:bCs/>
        </w:rPr>
      </w:pPr>
      <w:r w:rsidRPr="00606945">
        <w:rPr>
          <w:rFonts w:ascii="Times New Roman" w:hAnsi="Times New Roman" w:cs="Times New Roman"/>
          <w:b/>
          <w:bCs/>
        </w:rPr>
        <w:t>Conclusion</w:t>
      </w:r>
    </w:p>
    <w:p w14:paraId="5EA37762" w14:textId="77777777" w:rsidR="00B766CC" w:rsidRPr="00606945" w:rsidRDefault="00B766CC" w:rsidP="004F2463">
      <w:pPr>
        <w:rPr>
          <w:rFonts w:ascii="Times New Roman" w:hAnsi="Times New Roman" w:cs="Times New Roman"/>
          <w:b/>
          <w:bCs/>
        </w:rPr>
      </w:pPr>
    </w:p>
    <w:p w14:paraId="23CA6922" w14:textId="26C3166A" w:rsidR="00F070DB" w:rsidRPr="00606945" w:rsidRDefault="002C329F" w:rsidP="00D95FE2">
      <w:pPr>
        <w:jc w:val="both"/>
        <w:rPr>
          <w:rFonts w:ascii="Times New Roman" w:hAnsi="Times New Roman" w:cs="Times New Roman"/>
        </w:rPr>
      </w:pPr>
      <w:r w:rsidRPr="00606945">
        <w:rPr>
          <w:rFonts w:ascii="Times New Roman" w:hAnsi="Times New Roman" w:cs="Times New Roman"/>
        </w:rPr>
        <w:t xml:space="preserve">This study utilized all-atom MD simulations to investigate the structural and dynamic consequences of five cancer-associated point mutations (D438Y, R474H, R318C, R318H, and T476M) located in the C-lobe of the CHK2 kinase domain. RMSD analyses indicated that the D438Y, T476M, and R474H mutations induced considerable structural deviations, which may impact protein stability and function. Furthermore, distinct alterations in protein dynamics were also observed through RMSF analysis. In particular, the R318H mutant displayed pronounced dynamic changes throughout nearly the entire protein structure. All five mutations altered RMSF profiles compared to </w:t>
      </w:r>
      <w:r w:rsidR="00466FB1" w:rsidRPr="00606945">
        <w:rPr>
          <w:rFonts w:ascii="Times New Roman" w:hAnsi="Times New Roman" w:cs="Times New Roman"/>
        </w:rPr>
        <w:t>WT</w:t>
      </w:r>
      <w:r w:rsidRPr="00606945">
        <w:rPr>
          <w:rFonts w:ascii="Times New Roman" w:hAnsi="Times New Roman" w:cs="Times New Roman"/>
        </w:rPr>
        <w:t xml:space="preserve"> CHK2, with notable changes concentrated in the </w:t>
      </w:r>
      <w:r w:rsidR="000953C1" w:rsidRPr="00606945">
        <w:rPr>
          <w:rFonts w:ascii="Times New Roman" w:hAnsi="Times New Roman" w:cs="Times New Roman"/>
        </w:rPr>
        <w:t>residue ranges 257–264 and 371–391.</w:t>
      </w:r>
      <w:r w:rsidRPr="00606945">
        <w:rPr>
          <w:rFonts w:ascii="Times New Roman" w:hAnsi="Times New Roman" w:cs="Times New Roman"/>
        </w:rPr>
        <w:t xml:space="preserve">  Within </w:t>
      </w:r>
      <w:r w:rsidR="000953C1" w:rsidRPr="00606945">
        <w:rPr>
          <w:rFonts w:ascii="Times New Roman" w:hAnsi="Times New Roman" w:cs="Times New Roman"/>
        </w:rPr>
        <w:t>the residue range 208–266</w:t>
      </w:r>
      <w:r w:rsidRPr="00606945">
        <w:rPr>
          <w:rFonts w:ascii="Times New Roman" w:hAnsi="Times New Roman" w:cs="Times New Roman"/>
        </w:rPr>
        <w:t xml:space="preserve">, the R318H and T476M mutants exhibited greater dynamic alterations than the other studied mutants. Collectively, these simulations highlight how specific mutations in the CHK2 kinase domain’s C-lobe can profoundly influence protein structure and dynamics. </w:t>
      </w:r>
      <w:r w:rsidR="008857A5" w:rsidRPr="00606945">
        <w:rPr>
          <w:rFonts w:ascii="Times New Roman" w:hAnsi="Times New Roman" w:cs="Times New Roman"/>
        </w:rPr>
        <w:t xml:space="preserve">These findings provide molecular insights into potential mechanisms through which CHK2 variants may contribute to cancer progression, </w:t>
      </w:r>
      <w:r w:rsidR="00675A68" w:rsidRPr="00606945">
        <w:rPr>
          <w:rFonts w:ascii="Times New Roman" w:hAnsi="Times New Roman" w:cs="Times New Roman"/>
        </w:rPr>
        <w:t xml:space="preserve">contributing to </w:t>
      </w:r>
      <w:r w:rsidR="008857A5" w:rsidRPr="00606945">
        <w:rPr>
          <w:rFonts w:ascii="Times New Roman" w:hAnsi="Times New Roman" w:cs="Times New Roman"/>
        </w:rPr>
        <w:t>guiding future experimental validation and informing potential therapeutic strategies.</w:t>
      </w:r>
    </w:p>
    <w:p w14:paraId="2989D464" w14:textId="273000DD" w:rsidR="004F5102" w:rsidRPr="00606945" w:rsidRDefault="004F5102" w:rsidP="00DF2A8F">
      <w:pPr>
        <w:jc w:val="both"/>
        <w:rPr>
          <w:rFonts w:ascii="Times New Roman" w:hAnsi="Times New Roman" w:cs="Times New Roman"/>
        </w:rPr>
      </w:pPr>
    </w:p>
    <w:p w14:paraId="7A478265" w14:textId="77777777" w:rsidR="00EB42A4" w:rsidRPr="00606945" w:rsidRDefault="00EB42A4" w:rsidP="004F2463">
      <w:pPr>
        <w:rPr>
          <w:rFonts w:ascii="Times New Roman" w:hAnsi="Times New Roman" w:cs="Times New Roman"/>
          <w:b/>
          <w:bCs/>
        </w:rPr>
      </w:pPr>
    </w:p>
    <w:p w14:paraId="3553D29F" w14:textId="77777777" w:rsidR="00FA0BE7" w:rsidRPr="00606945" w:rsidRDefault="00FA0BE7" w:rsidP="004F2463">
      <w:pPr>
        <w:rPr>
          <w:rFonts w:ascii="Times New Roman" w:hAnsi="Times New Roman" w:cs="Times New Roman"/>
          <w:b/>
          <w:bCs/>
        </w:rPr>
      </w:pPr>
    </w:p>
    <w:p w14:paraId="6BC40097" w14:textId="77777777" w:rsidR="004F2463" w:rsidRPr="00606945" w:rsidRDefault="004F2463" w:rsidP="004F2463">
      <w:pPr>
        <w:rPr>
          <w:rFonts w:ascii="Times New Roman" w:hAnsi="Times New Roman" w:cs="Times New Roman"/>
          <w:b/>
          <w:bCs/>
        </w:rPr>
      </w:pPr>
      <w:r w:rsidRPr="00606945">
        <w:rPr>
          <w:rFonts w:ascii="Times New Roman" w:hAnsi="Times New Roman" w:cs="Times New Roman"/>
          <w:b/>
          <w:bCs/>
        </w:rPr>
        <w:t>References</w:t>
      </w:r>
    </w:p>
    <w:p w14:paraId="59579119" w14:textId="77777777" w:rsidR="00CC0202" w:rsidRPr="00606945" w:rsidRDefault="00CC0202" w:rsidP="004F2463">
      <w:pPr>
        <w:rPr>
          <w:rFonts w:ascii="Times New Roman" w:hAnsi="Times New Roman" w:cs="Times New Roman"/>
          <w:b/>
          <w:bCs/>
        </w:rPr>
      </w:pPr>
    </w:p>
    <w:sdt>
      <w:sdtPr>
        <w:rPr>
          <w:rFonts w:ascii="Times New Roman" w:hAnsi="Times New Roman" w:cs="Times New Roman"/>
          <w:bCs/>
          <w:color w:val="000000"/>
        </w:rPr>
        <w:tag w:val="MENDELEY_BIBLIOGRAPHY"/>
        <w:id w:val="1952280442"/>
        <w:placeholder>
          <w:docPart w:val="DefaultPlaceholder_-1854013440"/>
        </w:placeholder>
      </w:sdtPr>
      <w:sdtContent>
        <w:p w14:paraId="4BF6458A" w14:textId="77777777" w:rsidR="00606945" w:rsidRPr="00606945" w:rsidRDefault="00606945">
          <w:pPr>
            <w:autoSpaceDE w:val="0"/>
            <w:autoSpaceDN w:val="0"/>
            <w:ind w:hanging="480"/>
            <w:divId w:val="750154442"/>
            <w:rPr>
              <w:rFonts w:ascii="Times New Roman" w:eastAsia="Times New Roman" w:hAnsi="Times New Roman" w:cs="Times New Roman"/>
              <w:kern w:val="0"/>
              <w14:ligatures w14:val="none"/>
            </w:rPr>
          </w:pPr>
          <w:proofErr w:type="spellStart"/>
          <w:r w:rsidRPr="00606945">
            <w:rPr>
              <w:rFonts w:ascii="Times New Roman" w:eastAsia="Times New Roman" w:hAnsi="Times New Roman" w:cs="Times New Roman"/>
            </w:rPr>
            <w:t>Akcay</w:t>
          </w:r>
          <w:proofErr w:type="spellEnd"/>
          <w:r w:rsidRPr="00606945">
            <w:rPr>
              <w:rFonts w:ascii="Times New Roman" w:eastAsia="Times New Roman" w:hAnsi="Times New Roman" w:cs="Times New Roman"/>
            </w:rPr>
            <w:t xml:space="preserve">, I. M., Celik, E., </w:t>
          </w:r>
          <w:proofErr w:type="spellStart"/>
          <w:r w:rsidRPr="00606945">
            <w:rPr>
              <w:rFonts w:ascii="Times New Roman" w:eastAsia="Times New Roman" w:hAnsi="Times New Roman" w:cs="Times New Roman"/>
            </w:rPr>
            <w:t>Agaoglu</w:t>
          </w:r>
          <w:proofErr w:type="spellEnd"/>
          <w:r w:rsidRPr="00606945">
            <w:rPr>
              <w:rFonts w:ascii="Times New Roman" w:eastAsia="Times New Roman" w:hAnsi="Times New Roman" w:cs="Times New Roman"/>
            </w:rPr>
            <w:t xml:space="preserve">, N. B., </w:t>
          </w:r>
          <w:proofErr w:type="spellStart"/>
          <w:r w:rsidRPr="00606945">
            <w:rPr>
              <w:rFonts w:ascii="Times New Roman" w:eastAsia="Times New Roman" w:hAnsi="Times New Roman" w:cs="Times New Roman"/>
            </w:rPr>
            <w:t>Alkurt</w:t>
          </w:r>
          <w:proofErr w:type="spellEnd"/>
          <w:r w:rsidRPr="00606945">
            <w:rPr>
              <w:rFonts w:ascii="Times New Roman" w:eastAsia="Times New Roman" w:hAnsi="Times New Roman" w:cs="Times New Roman"/>
            </w:rPr>
            <w:t xml:space="preserve">, G., </w:t>
          </w:r>
          <w:proofErr w:type="spellStart"/>
          <w:r w:rsidRPr="00606945">
            <w:rPr>
              <w:rFonts w:ascii="Times New Roman" w:eastAsia="Times New Roman" w:hAnsi="Times New Roman" w:cs="Times New Roman"/>
            </w:rPr>
            <w:t>Kizilboga</w:t>
          </w:r>
          <w:proofErr w:type="spellEnd"/>
          <w:r w:rsidRPr="00606945">
            <w:rPr>
              <w:rFonts w:ascii="Times New Roman" w:eastAsia="Times New Roman" w:hAnsi="Times New Roman" w:cs="Times New Roman"/>
            </w:rPr>
            <w:t xml:space="preserve"> </w:t>
          </w:r>
          <w:proofErr w:type="spellStart"/>
          <w:r w:rsidRPr="00606945">
            <w:rPr>
              <w:rFonts w:ascii="Times New Roman" w:eastAsia="Times New Roman" w:hAnsi="Times New Roman" w:cs="Times New Roman"/>
            </w:rPr>
            <w:t>Akgun</w:t>
          </w:r>
          <w:proofErr w:type="spellEnd"/>
          <w:r w:rsidRPr="00606945">
            <w:rPr>
              <w:rFonts w:ascii="Times New Roman" w:eastAsia="Times New Roman" w:hAnsi="Times New Roman" w:cs="Times New Roman"/>
            </w:rPr>
            <w:t xml:space="preserve">, T., </w:t>
          </w:r>
          <w:proofErr w:type="spellStart"/>
          <w:r w:rsidRPr="00606945">
            <w:rPr>
              <w:rFonts w:ascii="Times New Roman" w:eastAsia="Times New Roman" w:hAnsi="Times New Roman" w:cs="Times New Roman"/>
            </w:rPr>
            <w:t>Yildiz</w:t>
          </w:r>
          <w:proofErr w:type="spellEnd"/>
          <w:r w:rsidRPr="00606945">
            <w:rPr>
              <w:rFonts w:ascii="Times New Roman" w:eastAsia="Times New Roman" w:hAnsi="Times New Roman" w:cs="Times New Roman"/>
            </w:rPr>
            <w:t xml:space="preserve">, J., Enc, F., Kir, G., </w:t>
          </w:r>
          <w:proofErr w:type="spellStart"/>
          <w:r w:rsidRPr="00606945">
            <w:rPr>
              <w:rFonts w:ascii="Times New Roman" w:eastAsia="Times New Roman" w:hAnsi="Times New Roman" w:cs="Times New Roman"/>
            </w:rPr>
            <w:t>Canbek</w:t>
          </w:r>
          <w:proofErr w:type="spellEnd"/>
          <w:r w:rsidRPr="00606945">
            <w:rPr>
              <w:rFonts w:ascii="Times New Roman" w:eastAsia="Times New Roman" w:hAnsi="Times New Roman" w:cs="Times New Roman"/>
            </w:rPr>
            <w:t xml:space="preserve">, S., </w:t>
          </w:r>
          <w:proofErr w:type="spellStart"/>
          <w:r w:rsidRPr="00606945">
            <w:rPr>
              <w:rFonts w:ascii="Times New Roman" w:eastAsia="Times New Roman" w:hAnsi="Times New Roman" w:cs="Times New Roman"/>
            </w:rPr>
            <w:t>Kilic</w:t>
          </w:r>
          <w:proofErr w:type="spellEnd"/>
          <w:r w:rsidRPr="00606945">
            <w:rPr>
              <w:rFonts w:ascii="Times New Roman" w:eastAsia="Times New Roman" w:hAnsi="Times New Roman" w:cs="Times New Roman"/>
            </w:rPr>
            <w:t xml:space="preserve">, A., </w:t>
          </w:r>
          <w:proofErr w:type="spellStart"/>
          <w:r w:rsidRPr="00606945">
            <w:rPr>
              <w:rFonts w:ascii="Times New Roman" w:eastAsia="Times New Roman" w:hAnsi="Times New Roman" w:cs="Times New Roman"/>
            </w:rPr>
            <w:t>Zemheri</w:t>
          </w:r>
          <w:proofErr w:type="spellEnd"/>
          <w:r w:rsidRPr="00606945">
            <w:rPr>
              <w:rFonts w:ascii="Times New Roman" w:eastAsia="Times New Roman" w:hAnsi="Times New Roman" w:cs="Times New Roman"/>
            </w:rPr>
            <w:t xml:space="preserve">, E., </w:t>
          </w:r>
          <w:proofErr w:type="spellStart"/>
          <w:r w:rsidRPr="00606945">
            <w:rPr>
              <w:rFonts w:ascii="Times New Roman" w:eastAsia="Times New Roman" w:hAnsi="Times New Roman" w:cs="Times New Roman"/>
            </w:rPr>
            <w:t>Ezberci</w:t>
          </w:r>
          <w:proofErr w:type="spellEnd"/>
          <w:r w:rsidRPr="00606945">
            <w:rPr>
              <w:rFonts w:ascii="Times New Roman" w:eastAsia="Times New Roman" w:hAnsi="Times New Roman" w:cs="Times New Roman"/>
            </w:rPr>
            <w:t xml:space="preserve">, F., </w:t>
          </w:r>
          <w:proofErr w:type="spellStart"/>
          <w:r w:rsidRPr="00606945">
            <w:rPr>
              <w:rFonts w:ascii="Times New Roman" w:eastAsia="Times New Roman" w:hAnsi="Times New Roman" w:cs="Times New Roman"/>
            </w:rPr>
            <w:t>Ozcelik</w:t>
          </w:r>
          <w:proofErr w:type="spellEnd"/>
          <w:r w:rsidRPr="00606945">
            <w:rPr>
              <w:rFonts w:ascii="Times New Roman" w:eastAsia="Times New Roman" w:hAnsi="Times New Roman" w:cs="Times New Roman"/>
            </w:rPr>
            <w:t xml:space="preserve">, M., </w:t>
          </w:r>
          <w:proofErr w:type="spellStart"/>
          <w:r w:rsidRPr="00606945">
            <w:rPr>
              <w:rFonts w:ascii="Times New Roman" w:eastAsia="Times New Roman" w:hAnsi="Times New Roman" w:cs="Times New Roman"/>
            </w:rPr>
            <w:t>Dinler</w:t>
          </w:r>
          <w:proofErr w:type="spellEnd"/>
          <w:r w:rsidRPr="00606945">
            <w:rPr>
              <w:rFonts w:ascii="Times New Roman" w:eastAsia="Times New Roman" w:hAnsi="Times New Roman" w:cs="Times New Roman"/>
            </w:rPr>
            <w:t xml:space="preserve"> </w:t>
          </w:r>
          <w:proofErr w:type="spellStart"/>
          <w:r w:rsidRPr="00606945">
            <w:rPr>
              <w:rFonts w:ascii="Times New Roman" w:eastAsia="Times New Roman" w:hAnsi="Times New Roman" w:cs="Times New Roman"/>
            </w:rPr>
            <w:t>Doganay</w:t>
          </w:r>
          <w:proofErr w:type="spellEnd"/>
          <w:r w:rsidRPr="00606945">
            <w:rPr>
              <w:rFonts w:ascii="Times New Roman" w:eastAsia="Times New Roman" w:hAnsi="Times New Roman" w:cs="Times New Roman"/>
            </w:rPr>
            <w:t xml:space="preserve">, G., &amp; </w:t>
          </w:r>
          <w:proofErr w:type="spellStart"/>
          <w:r w:rsidRPr="00606945">
            <w:rPr>
              <w:rFonts w:ascii="Times New Roman" w:eastAsia="Times New Roman" w:hAnsi="Times New Roman" w:cs="Times New Roman"/>
            </w:rPr>
            <w:t>Doganay</w:t>
          </w:r>
          <w:proofErr w:type="spellEnd"/>
          <w:r w:rsidRPr="00606945">
            <w:rPr>
              <w:rFonts w:ascii="Times New Roman" w:eastAsia="Times New Roman" w:hAnsi="Times New Roman" w:cs="Times New Roman"/>
            </w:rPr>
            <w:t xml:space="preserve">, L. (2021). Germline pathogenic variant spectrum in 25 cancer susceptibility genes in Turkish breast and colorectal cancer patients and elderly controls. </w:t>
          </w:r>
          <w:r w:rsidRPr="00606945">
            <w:rPr>
              <w:rFonts w:ascii="Times New Roman" w:eastAsia="Times New Roman" w:hAnsi="Times New Roman" w:cs="Times New Roman"/>
              <w:i/>
              <w:iCs/>
            </w:rPr>
            <w:t>International Journal of Cancer</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148</w:t>
          </w:r>
          <w:r w:rsidRPr="00606945">
            <w:rPr>
              <w:rFonts w:ascii="Times New Roman" w:eastAsia="Times New Roman" w:hAnsi="Times New Roman" w:cs="Times New Roman"/>
            </w:rPr>
            <w:t>(2), 285–295. https://doi.org/10.1002/IJC.33199</w:t>
          </w:r>
        </w:p>
        <w:p w14:paraId="41D69766" w14:textId="77777777" w:rsidR="00606945" w:rsidRPr="00606945" w:rsidRDefault="00606945">
          <w:pPr>
            <w:autoSpaceDE w:val="0"/>
            <w:autoSpaceDN w:val="0"/>
            <w:ind w:hanging="480"/>
            <w:divId w:val="926424668"/>
            <w:rPr>
              <w:rFonts w:ascii="Times New Roman" w:eastAsia="Times New Roman" w:hAnsi="Times New Roman" w:cs="Times New Roman"/>
            </w:rPr>
          </w:pPr>
          <w:proofErr w:type="spellStart"/>
          <w:r w:rsidRPr="00606945">
            <w:rPr>
              <w:rFonts w:ascii="Times New Roman" w:eastAsia="Times New Roman" w:hAnsi="Times New Roman" w:cs="Times New Roman"/>
            </w:rPr>
            <w:t>Almawi</w:t>
          </w:r>
          <w:proofErr w:type="spellEnd"/>
          <w:r w:rsidRPr="00606945">
            <w:rPr>
              <w:rFonts w:ascii="Times New Roman" w:eastAsia="Times New Roman" w:hAnsi="Times New Roman" w:cs="Times New Roman"/>
            </w:rPr>
            <w:t xml:space="preserve">, A. W., Matthews, L. A., &amp; </w:t>
          </w:r>
          <w:proofErr w:type="spellStart"/>
          <w:r w:rsidRPr="00606945">
            <w:rPr>
              <w:rFonts w:ascii="Times New Roman" w:eastAsia="Times New Roman" w:hAnsi="Times New Roman" w:cs="Times New Roman"/>
            </w:rPr>
            <w:t>Guarné</w:t>
          </w:r>
          <w:proofErr w:type="spellEnd"/>
          <w:r w:rsidRPr="00606945">
            <w:rPr>
              <w:rFonts w:ascii="Times New Roman" w:eastAsia="Times New Roman" w:hAnsi="Times New Roman" w:cs="Times New Roman"/>
            </w:rPr>
            <w:t xml:space="preserve">, A. (2017). FHA domains: </w:t>
          </w:r>
          <w:proofErr w:type="spellStart"/>
          <w:r w:rsidRPr="00606945">
            <w:rPr>
              <w:rFonts w:ascii="Times New Roman" w:eastAsia="Times New Roman" w:hAnsi="Times New Roman" w:cs="Times New Roman"/>
            </w:rPr>
            <w:t>Phosphopeptide</w:t>
          </w:r>
          <w:proofErr w:type="spellEnd"/>
          <w:r w:rsidRPr="00606945">
            <w:rPr>
              <w:rFonts w:ascii="Times New Roman" w:eastAsia="Times New Roman" w:hAnsi="Times New Roman" w:cs="Times New Roman"/>
            </w:rPr>
            <w:t xml:space="preserve"> binding and beyond. </w:t>
          </w:r>
          <w:r w:rsidRPr="00606945">
            <w:rPr>
              <w:rFonts w:ascii="Times New Roman" w:eastAsia="Times New Roman" w:hAnsi="Times New Roman" w:cs="Times New Roman"/>
              <w:i/>
              <w:iCs/>
            </w:rPr>
            <w:t>Progress in Biophysics and Molecular Biology</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127</w:t>
          </w:r>
          <w:r w:rsidRPr="00606945">
            <w:rPr>
              <w:rFonts w:ascii="Times New Roman" w:eastAsia="Times New Roman" w:hAnsi="Times New Roman" w:cs="Times New Roman"/>
            </w:rPr>
            <w:t>, 105–110. https://doi.org/10.1016/J.PBIOMOLBIO.2016.12.003</w:t>
          </w:r>
        </w:p>
        <w:p w14:paraId="607AFCD8" w14:textId="77777777" w:rsidR="00606945" w:rsidRPr="00606945" w:rsidRDefault="00606945">
          <w:pPr>
            <w:autoSpaceDE w:val="0"/>
            <w:autoSpaceDN w:val="0"/>
            <w:ind w:hanging="480"/>
            <w:divId w:val="2074347368"/>
            <w:rPr>
              <w:rFonts w:ascii="Times New Roman" w:eastAsia="Times New Roman" w:hAnsi="Times New Roman" w:cs="Times New Roman"/>
            </w:rPr>
          </w:pPr>
          <w:r w:rsidRPr="00606945">
            <w:rPr>
              <w:rFonts w:ascii="Times New Roman" w:eastAsia="Times New Roman" w:hAnsi="Times New Roman" w:cs="Times New Roman"/>
            </w:rPr>
            <w:lastRenderedPageBreak/>
            <w:t xml:space="preserve">Baloch, A. H., Daud, S., Raheem, N., </w:t>
          </w:r>
          <w:proofErr w:type="spellStart"/>
          <w:r w:rsidRPr="00606945">
            <w:rPr>
              <w:rFonts w:ascii="Times New Roman" w:eastAsia="Times New Roman" w:hAnsi="Times New Roman" w:cs="Times New Roman"/>
            </w:rPr>
            <w:t>Luqman</w:t>
          </w:r>
          <w:proofErr w:type="spellEnd"/>
          <w:r w:rsidRPr="00606945">
            <w:rPr>
              <w:rFonts w:ascii="Times New Roman" w:eastAsia="Times New Roman" w:hAnsi="Times New Roman" w:cs="Times New Roman"/>
            </w:rPr>
            <w:t xml:space="preserve">, M., Ahmad, A., Rehman, A., Shuja, J., Rasheed, S., Ali, A., Kakar, N., Naseeb, H. K., Mengal, M. A., Awan, M. A., Wasim, M., Baloch, D. M., &amp; Ahmad, J. (2014). Missense mutations (p.H371Y, p.D438Y) in gene CHEK2 are associated with breast cancer risk in women of </w:t>
          </w:r>
          <w:proofErr w:type="spellStart"/>
          <w:r w:rsidRPr="00606945">
            <w:rPr>
              <w:rFonts w:ascii="Times New Roman" w:eastAsia="Times New Roman" w:hAnsi="Times New Roman" w:cs="Times New Roman"/>
            </w:rPr>
            <w:t>Balochistan</w:t>
          </w:r>
          <w:proofErr w:type="spellEnd"/>
          <w:r w:rsidRPr="00606945">
            <w:rPr>
              <w:rFonts w:ascii="Times New Roman" w:eastAsia="Times New Roman" w:hAnsi="Times New Roman" w:cs="Times New Roman"/>
            </w:rPr>
            <w:t xml:space="preserve"> origin. </w:t>
          </w:r>
          <w:r w:rsidRPr="00606945">
            <w:rPr>
              <w:rFonts w:ascii="Times New Roman" w:eastAsia="Times New Roman" w:hAnsi="Times New Roman" w:cs="Times New Roman"/>
              <w:i/>
              <w:iCs/>
            </w:rPr>
            <w:t>Molecular Biology Reports</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41</w:t>
          </w:r>
          <w:r w:rsidRPr="00606945">
            <w:rPr>
              <w:rFonts w:ascii="Times New Roman" w:eastAsia="Times New Roman" w:hAnsi="Times New Roman" w:cs="Times New Roman"/>
            </w:rPr>
            <w:t>(2), 1103–1107. https://doi.org/10.1007/S11033-013-2956-X</w:t>
          </w:r>
        </w:p>
        <w:p w14:paraId="6942CDAC" w14:textId="77777777" w:rsidR="00606945" w:rsidRPr="00606945" w:rsidRDefault="00606945">
          <w:pPr>
            <w:autoSpaceDE w:val="0"/>
            <w:autoSpaceDN w:val="0"/>
            <w:ind w:hanging="480"/>
            <w:divId w:val="2105875362"/>
            <w:rPr>
              <w:rFonts w:ascii="Times New Roman" w:eastAsia="Times New Roman" w:hAnsi="Times New Roman" w:cs="Times New Roman"/>
            </w:rPr>
          </w:pPr>
          <w:r w:rsidRPr="00606945">
            <w:rPr>
              <w:rFonts w:ascii="Times New Roman" w:eastAsia="Times New Roman" w:hAnsi="Times New Roman" w:cs="Times New Roman"/>
            </w:rPr>
            <w:t xml:space="preserve">Best, R. B., Zhu, X., Shim, J., Lopes, P. E. M., Mittal, J., Feig, M., &amp; </w:t>
          </w:r>
          <w:proofErr w:type="spellStart"/>
          <w:r w:rsidRPr="00606945">
            <w:rPr>
              <w:rFonts w:ascii="Times New Roman" w:eastAsia="Times New Roman" w:hAnsi="Times New Roman" w:cs="Times New Roman"/>
            </w:rPr>
            <w:t>MacKerell</w:t>
          </w:r>
          <w:proofErr w:type="spellEnd"/>
          <w:r w:rsidRPr="00606945">
            <w:rPr>
              <w:rFonts w:ascii="Times New Roman" w:eastAsia="Times New Roman" w:hAnsi="Times New Roman" w:cs="Times New Roman"/>
            </w:rPr>
            <w:t xml:space="preserve">, A. D. (2012). Optimization of the additive CHARMM all-atom protein force field targeting improved sampling of the backbone φ, ψ and side-chain </w:t>
          </w:r>
          <w:proofErr w:type="gramStart"/>
          <w:r w:rsidRPr="00606945">
            <w:rPr>
              <w:rFonts w:ascii="Times New Roman" w:eastAsia="Times New Roman" w:hAnsi="Times New Roman" w:cs="Times New Roman"/>
            </w:rPr>
            <w:t>χ(</w:t>
          </w:r>
          <w:proofErr w:type="gramEnd"/>
          <w:r w:rsidRPr="00606945">
            <w:rPr>
              <w:rFonts w:ascii="Times New Roman" w:eastAsia="Times New Roman" w:hAnsi="Times New Roman" w:cs="Times New Roman"/>
            </w:rPr>
            <w:t xml:space="preserve">1) and χ(2) dihedral angles. </w:t>
          </w:r>
          <w:r w:rsidRPr="00606945">
            <w:rPr>
              <w:rFonts w:ascii="Times New Roman" w:eastAsia="Times New Roman" w:hAnsi="Times New Roman" w:cs="Times New Roman"/>
              <w:i/>
              <w:iCs/>
            </w:rPr>
            <w:t>Journal of Chemical Theory and Computation</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8</w:t>
          </w:r>
          <w:r w:rsidRPr="00606945">
            <w:rPr>
              <w:rFonts w:ascii="Times New Roman" w:eastAsia="Times New Roman" w:hAnsi="Times New Roman" w:cs="Times New Roman"/>
            </w:rPr>
            <w:t>(9), 3257–3273. https://doi.org/10.1021/CT300400X</w:t>
          </w:r>
        </w:p>
        <w:p w14:paraId="42D92C35" w14:textId="77777777" w:rsidR="00606945" w:rsidRPr="00606945" w:rsidRDefault="00606945">
          <w:pPr>
            <w:autoSpaceDE w:val="0"/>
            <w:autoSpaceDN w:val="0"/>
            <w:ind w:hanging="480"/>
            <w:divId w:val="384260004"/>
            <w:rPr>
              <w:rFonts w:ascii="Times New Roman" w:eastAsia="Times New Roman" w:hAnsi="Times New Roman" w:cs="Times New Roman"/>
            </w:rPr>
          </w:pPr>
          <w:r w:rsidRPr="00606945">
            <w:rPr>
              <w:rFonts w:ascii="Times New Roman" w:eastAsia="Times New Roman" w:hAnsi="Times New Roman" w:cs="Times New Roman"/>
            </w:rPr>
            <w:t xml:space="preserve">Buscemi, G., </w:t>
          </w:r>
          <w:proofErr w:type="spellStart"/>
          <w:r w:rsidRPr="00606945">
            <w:rPr>
              <w:rFonts w:ascii="Times New Roman" w:eastAsia="Times New Roman" w:hAnsi="Times New Roman" w:cs="Times New Roman"/>
            </w:rPr>
            <w:t>Carlessi</w:t>
          </w:r>
          <w:proofErr w:type="spellEnd"/>
          <w:r w:rsidRPr="00606945">
            <w:rPr>
              <w:rFonts w:ascii="Times New Roman" w:eastAsia="Times New Roman" w:hAnsi="Times New Roman" w:cs="Times New Roman"/>
            </w:rPr>
            <w:t xml:space="preserve">, L., </w:t>
          </w:r>
          <w:proofErr w:type="spellStart"/>
          <w:r w:rsidRPr="00606945">
            <w:rPr>
              <w:rFonts w:ascii="Times New Roman" w:eastAsia="Times New Roman" w:hAnsi="Times New Roman" w:cs="Times New Roman"/>
            </w:rPr>
            <w:t>Zannini</w:t>
          </w:r>
          <w:proofErr w:type="spellEnd"/>
          <w:r w:rsidRPr="00606945">
            <w:rPr>
              <w:rFonts w:ascii="Times New Roman" w:eastAsia="Times New Roman" w:hAnsi="Times New Roman" w:cs="Times New Roman"/>
            </w:rPr>
            <w:t xml:space="preserve">, L., </w:t>
          </w:r>
          <w:proofErr w:type="spellStart"/>
          <w:r w:rsidRPr="00606945">
            <w:rPr>
              <w:rFonts w:ascii="Times New Roman" w:eastAsia="Times New Roman" w:hAnsi="Times New Roman" w:cs="Times New Roman"/>
            </w:rPr>
            <w:t>Lisanti</w:t>
          </w:r>
          <w:proofErr w:type="spellEnd"/>
          <w:r w:rsidRPr="00606945">
            <w:rPr>
              <w:rFonts w:ascii="Times New Roman" w:eastAsia="Times New Roman" w:hAnsi="Times New Roman" w:cs="Times New Roman"/>
            </w:rPr>
            <w:t xml:space="preserve">, S., </w:t>
          </w:r>
          <w:proofErr w:type="spellStart"/>
          <w:r w:rsidRPr="00606945">
            <w:rPr>
              <w:rFonts w:ascii="Times New Roman" w:eastAsia="Times New Roman" w:hAnsi="Times New Roman" w:cs="Times New Roman"/>
            </w:rPr>
            <w:t>Fontanella</w:t>
          </w:r>
          <w:proofErr w:type="spellEnd"/>
          <w:r w:rsidRPr="00606945">
            <w:rPr>
              <w:rFonts w:ascii="Times New Roman" w:eastAsia="Times New Roman" w:hAnsi="Times New Roman" w:cs="Times New Roman"/>
            </w:rPr>
            <w:t xml:space="preserve">, E., </w:t>
          </w:r>
          <w:proofErr w:type="spellStart"/>
          <w:r w:rsidRPr="00606945">
            <w:rPr>
              <w:rFonts w:ascii="Times New Roman" w:eastAsia="Times New Roman" w:hAnsi="Times New Roman" w:cs="Times New Roman"/>
            </w:rPr>
            <w:t>Canevari</w:t>
          </w:r>
          <w:proofErr w:type="spellEnd"/>
          <w:r w:rsidRPr="00606945">
            <w:rPr>
              <w:rFonts w:ascii="Times New Roman" w:eastAsia="Times New Roman" w:hAnsi="Times New Roman" w:cs="Times New Roman"/>
            </w:rPr>
            <w:t xml:space="preserve">, S., &amp; Delia, D. (2006). DNA damage-induced cell cycle regulation and function of novel Chk2 phosphoresidues. </w:t>
          </w:r>
          <w:r w:rsidRPr="00606945">
            <w:rPr>
              <w:rFonts w:ascii="Times New Roman" w:eastAsia="Times New Roman" w:hAnsi="Times New Roman" w:cs="Times New Roman"/>
              <w:i/>
              <w:iCs/>
            </w:rPr>
            <w:t>Molecular and Cellular Biology</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26</w:t>
          </w:r>
          <w:r w:rsidRPr="00606945">
            <w:rPr>
              <w:rFonts w:ascii="Times New Roman" w:eastAsia="Times New Roman" w:hAnsi="Times New Roman" w:cs="Times New Roman"/>
            </w:rPr>
            <w:t>(21), 7832–7845. https://doi.org/10.1128/MCB.00534-06</w:t>
          </w:r>
        </w:p>
        <w:p w14:paraId="2081B63C" w14:textId="77777777" w:rsidR="00606945" w:rsidRPr="00606945" w:rsidRDefault="00606945">
          <w:pPr>
            <w:autoSpaceDE w:val="0"/>
            <w:autoSpaceDN w:val="0"/>
            <w:ind w:hanging="480"/>
            <w:divId w:val="1282953798"/>
            <w:rPr>
              <w:rFonts w:ascii="Times New Roman" w:eastAsia="Times New Roman" w:hAnsi="Times New Roman" w:cs="Times New Roman"/>
            </w:rPr>
          </w:pPr>
          <w:r w:rsidRPr="00606945">
            <w:rPr>
              <w:rFonts w:ascii="Times New Roman" w:eastAsia="Times New Roman" w:hAnsi="Times New Roman" w:cs="Times New Roman"/>
            </w:rPr>
            <w:t xml:space="preserve">Cai, Z., Chehab, N. H., &amp; </w:t>
          </w:r>
          <w:proofErr w:type="spellStart"/>
          <w:r w:rsidRPr="00606945">
            <w:rPr>
              <w:rFonts w:ascii="Times New Roman" w:eastAsia="Times New Roman" w:hAnsi="Times New Roman" w:cs="Times New Roman"/>
            </w:rPr>
            <w:t>Pavletich</w:t>
          </w:r>
          <w:proofErr w:type="spellEnd"/>
          <w:r w:rsidRPr="00606945">
            <w:rPr>
              <w:rFonts w:ascii="Times New Roman" w:eastAsia="Times New Roman" w:hAnsi="Times New Roman" w:cs="Times New Roman"/>
            </w:rPr>
            <w:t xml:space="preserve">, N. P. (2009). Structure and Activation Mechanism of the CHK2 DNA Damage Checkpoint Kinase. </w:t>
          </w:r>
          <w:r w:rsidRPr="00606945">
            <w:rPr>
              <w:rFonts w:ascii="Times New Roman" w:eastAsia="Times New Roman" w:hAnsi="Times New Roman" w:cs="Times New Roman"/>
              <w:i/>
              <w:iCs/>
            </w:rPr>
            <w:t>Molecular Cell</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35</w:t>
          </w:r>
          <w:r w:rsidRPr="00606945">
            <w:rPr>
              <w:rFonts w:ascii="Times New Roman" w:eastAsia="Times New Roman" w:hAnsi="Times New Roman" w:cs="Times New Roman"/>
            </w:rPr>
            <w:t>(6), 818–829. https://doi.org/10.1016/J.MOLCEL.2009.09.007</w:t>
          </w:r>
        </w:p>
        <w:p w14:paraId="2B38F27E" w14:textId="77777777" w:rsidR="00606945" w:rsidRPr="00606945" w:rsidRDefault="00606945">
          <w:pPr>
            <w:autoSpaceDE w:val="0"/>
            <w:autoSpaceDN w:val="0"/>
            <w:ind w:hanging="480"/>
            <w:divId w:val="739256821"/>
            <w:rPr>
              <w:rFonts w:ascii="Times New Roman" w:eastAsia="Times New Roman" w:hAnsi="Times New Roman" w:cs="Times New Roman"/>
            </w:rPr>
          </w:pPr>
          <w:r w:rsidRPr="00606945">
            <w:rPr>
              <w:rFonts w:ascii="Times New Roman" w:eastAsia="Times New Roman" w:hAnsi="Times New Roman" w:cs="Times New Roman"/>
            </w:rPr>
            <w:t xml:space="preserve">Humphrey, W., </w:t>
          </w:r>
          <w:proofErr w:type="spellStart"/>
          <w:r w:rsidRPr="00606945">
            <w:rPr>
              <w:rFonts w:ascii="Times New Roman" w:eastAsia="Times New Roman" w:hAnsi="Times New Roman" w:cs="Times New Roman"/>
            </w:rPr>
            <w:t>Dalke</w:t>
          </w:r>
          <w:proofErr w:type="spellEnd"/>
          <w:r w:rsidRPr="00606945">
            <w:rPr>
              <w:rFonts w:ascii="Times New Roman" w:eastAsia="Times New Roman" w:hAnsi="Times New Roman" w:cs="Times New Roman"/>
            </w:rPr>
            <w:t xml:space="preserve">, A., &amp; </w:t>
          </w:r>
          <w:proofErr w:type="spellStart"/>
          <w:r w:rsidRPr="00606945">
            <w:rPr>
              <w:rFonts w:ascii="Times New Roman" w:eastAsia="Times New Roman" w:hAnsi="Times New Roman" w:cs="Times New Roman"/>
            </w:rPr>
            <w:t>Schulten</w:t>
          </w:r>
          <w:proofErr w:type="spellEnd"/>
          <w:r w:rsidRPr="00606945">
            <w:rPr>
              <w:rFonts w:ascii="Times New Roman" w:eastAsia="Times New Roman" w:hAnsi="Times New Roman" w:cs="Times New Roman"/>
            </w:rPr>
            <w:t xml:space="preserve">, K. (1996). VMD: Visual molecular dynamics. </w:t>
          </w:r>
          <w:r w:rsidRPr="00606945">
            <w:rPr>
              <w:rFonts w:ascii="Times New Roman" w:eastAsia="Times New Roman" w:hAnsi="Times New Roman" w:cs="Times New Roman"/>
              <w:i/>
              <w:iCs/>
            </w:rPr>
            <w:t>Journal of Molecular Graphics</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14</w:t>
          </w:r>
          <w:r w:rsidRPr="00606945">
            <w:rPr>
              <w:rFonts w:ascii="Times New Roman" w:eastAsia="Times New Roman" w:hAnsi="Times New Roman" w:cs="Times New Roman"/>
            </w:rPr>
            <w:t>(1), 33–38. https://doi.org/10.1016/0263-7855(96)00018-5</w:t>
          </w:r>
        </w:p>
        <w:p w14:paraId="42BB8552" w14:textId="77777777" w:rsidR="00606945" w:rsidRPr="00606945" w:rsidRDefault="00606945">
          <w:pPr>
            <w:autoSpaceDE w:val="0"/>
            <w:autoSpaceDN w:val="0"/>
            <w:ind w:hanging="480"/>
            <w:divId w:val="998383506"/>
            <w:rPr>
              <w:rFonts w:ascii="Times New Roman" w:eastAsia="Times New Roman" w:hAnsi="Times New Roman" w:cs="Times New Roman"/>
            </w:rPr>
          </w:pPr>
          <w:r w:rsidRPr="00606945">
            <w:rPr>
              <w:rFonts w:ascii="Times New Roman" w:eastAsia="Times New Roman" w:hAnsi="Times New Roman" w:cs="Times New Roman"/>
            </w:rPr>
            <w:t xml:space="preserve">Karplus, M., &amp; McCammon, J. A. (2002). Molecular dynamics simulations of biomolecules. </w:t>
          </w:r>
          <w:r w:rsidRPr="00606945">
            <w:rPr>
              <w:rFonts w:ascii="Times New Roman" w:eastAsia="Times New Roman" w:hAnsi="Times New Roman" w:cs="Times New Roman"/>
              <w:i/>
              <w:iCs/>
            </w:rPr>
            <w:t>Nature Structural Biology 2002 9:9</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9</w:t>
          </w:r>
          <w:r w:rsidRPr="00606945">
            <w:rPr>
              <w:rFonts w:ascii="Times New Roman" w:eastAsia="Times New Roman" w:hAnsi="Times New Roman" w:cs="Times New Roman"/>
            </w:rPr>
            <w:t>(9), 646–652. https://doi.org/10.1038/nsb0902-646</w:t>
          </w:r>
        </w:p>
        <w:p w14:paraId="2EF66173" w14:textId="77777777" w:rsidR="00606945" w:rsidRPr="00606945" w:rsidRDefault="00606945">
          <w:pPr>
            <w:autoSpaceDE w:val="0"/>
            <w:autoSpaceDN w:val="0"/>
            <w:ind w:hanging="480"/>
            <w:divId w:val="172843158"/>
            <w:rPr>
              <w:rFonts w:ascii="Times New Roman" w:eastAsia="Times New Roman" w:hAnsi="Times New Roman" w:cs="Times New Roman"/>
            </w:rPr>
          </w:pPr>
          <w:r w:rsidRPr="00606945">
            <w:rPr>
              <w:rFonts w:ascii="Times New Roman" w:eastAsia="Times New Roman" w:hAnsi="Times New Roman" w:cs="Times New Roman"/>
            </w:rPr>
            <w:t xml:space="preserve">Kim, S. T., Lim, D. S., </w:t>
          </w:r>
          <w:proofErr w:type="spellStart"/>
          <w:r w:rsidRPr="00606945">
            <w:rPr>
              <w:rFonts w:ascii="Times New Roman" w:eastAsia="Times New Roman" w:hAnsi="Times New Roman" w:cs="Times New Roman"/>
            </w:rPr>
            <w:t>Canman</w:t>
          </w:r>
          <w:proofErr w:type="spellEnd"/>
          <w:r w:rsidRPr="00606945">
            <w:rPr>
              <w:rFonts w:ascii="Times New Roman" w:eastAsia="Times New Roman" w:hAnsi="Times New Roman" w:cs="Times New Roman"/>
            </w:rPr>
            <w:t xml:space="preserve">, C. E., &amp; </w:t>
          </w:r>
          <w:proofErr w:type="spellStart"/>
          <w:r w:rsidRPr="00606945">
            <w:rPr>
              <w:rFonts w:ascii="Times New Roman" w:eastAsia="Times New Roman" w:hAnsi="Times New Roman" w:cs="Times New Roman"/>
            </w:rPr>
            <w:t>Kastan</w:t>
          </w:r>
          <w:proofErr w:type="spellEnd"/>
          <w:r w:rsidRPr="00606945">
            <w:rPr>
              <w:rFonts w:ascii="Times New Roman" w:eastAsia="Times New Roman" w:hAnsi="Times New Roman" w:cs="Times New Roman"/>
            </w:rPr>
            <w:t xml:space="preserve">, M. B. (1999). Substrate specificities and identification of putative substrates of ATM kinase family members. </w:t>
          </w:r>
          <w:r w:rsidRPr="00606945">
            <w:rPr>
              <w:rFonts w:ascii="Times New Roman" w:eastAsia="Times New Roman" w:hAnsi="Times New Roman" w:cs="Times New Roman"/>
              <w:i/>
              <w:iCs/>
            </w:rPr>
            <w:t>The Journal of Biological Chemistry</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274</w:t>
          </w:r>
          <w:r w:rsidRPr="00606945">
            <w:rPr>
              <w:rFonts w:ascii="Times New Roman" w:eastAsia="Times New Roman" w:hAnsi="Times New Roman" w:cs="Times New Roman"/>
            </w:rPr>
            <w:t>(53), 37538–37543. https://doi.org/10.1074/JBC.274.53.37538</w:t>
          </w:r>
        </w:p>
        <w:p w14:paraId="3D053745" w14:textId="77777777" w:rsidR="00606945" w:rsidRPr="00606945" w:rsidRDefault="00606945">
          <w:pPr>
            <w:autoSpaceDE w:val="0"/>
            <w:autoSpaceDN w:val="0"/>
            <w:ind w:hanging="480"/>
            <w:divId w:val="154615123"/>
            <w:rPr>
              <w:rFonts w:ascii="Times New Roman" w:eastAsia="Times New Roman" w:hAnsi="Times New Roman" w:cs="Times New Roman"/>
            </w:rPr>
          </w:pPr>
          <w:proofErr w:type="spellStart"/>
          <w:r w:rsidRPr="00606945">
            <w:rPr>
              <w:rFonts w:ascii="Times New Roman" w:eastAsia="Times New Roman" w:hAnsi="Times New Roman" w:cs="Times New Roman"/>
            </w:rPr>
            <w:t>Kleiblová</w:t>
          </w:r>
          <w:proofErr w:type="spellEnd"/>
          <w:r w:rsidRPr="00606945">
            <w:rPr>
              <w:rFonts w:ascii="Times New Roman" w:eastAsia="Times New Roman" w:hAnsi="Times New Roman" w:cs="Times New Roman"/>
            </w:rPr>
            <w:t xml:space="preserve">, P., </w:t>
          </w:r>
          <w:proofErr w:type="spellStart"/>
          <w:r w:rsidRPr="00606945">
            <w:rPr>
              <w:rFonts w:ascii="Times New Roman" w:eastAsia="Times New Roman" w:hAnsi="Times New Roman" w:cs="Times New Roman"/>
            </w:rPr>
            <w:t>Stolařová</w:t>
          </w:r>
          <w:proofErr w:type="spellEnd"/>
          <w:r w:rsidRPr="00606945">
            <w:rPr>
              <w:rFonts w:ascii="Times New Roman" w:eastAsia="Times New Roman" w:hAnsi="Times New Roman" w:cs="Times New Roman"/>
            </w:rPr>
            <w:t xml:space="preserve">, L., </w:t>
          </w:r>
          <w:proofErr w:type="spellStart"/>
          <w:r w:rsidRPr="00606945">
            <w:rPr>
              <w:rFonts w:ascii="Times New Roman" w:eastAsia="Times New Roman" w:hAnsi="Times New Roman" w:cs="Times New Roman"/>
            </w:rPr>
            <w:t>Křížová</w:t>
          </w:r>
          <w:proofErr w:type="spellEnd"/>
          <w:r w:rsidRPr="00606945">
            <w:rPr>
              <w:rFonts w:ascii="Times New Roman" w:eastAsia="Times New Roman" w:hAnsi="Times New Roman" w:cs="Times New Roman"/>
            </w:rPr>
            <w:t xml:space="preserve">, K., </w:t>
          </w:r>
          <w:proofErr w:type="spellStart"/>
          <w:r w:rsidRPr="00606945">
            <w:rPr>
              <w:rFonts w:ascii="Times New Roman" w:eastAsia="Times New Roman" w:hAnsi="Times New Roman" w:cs="Times New Roman"/>
            </w:rPr>
            <w:t>Lhota</w:t>
          </w:r>
          <w:proofErr w:type="spellEnd"/>
          <w:r w:rsidRPr="00606945">
            <w:rPr>
              <w:rFonts w:ascii="Times New Roman" w:eastAsia="Times New Roman" w:hAnsi="Times New Roman" w:cs="Times New Roman"/>
            </w:rPr>
            <w:t xml:space="preserve">, F., </w:t>
          </w:r>
          <w:proofErr w:type="spellStart"/>
          <w:r w:rsidRPr="00606945">
            <w:rPr>
              <w:rFonts w:ascii="Times New Roman" w:eastAsia="Times New Roman" w:hAnsi="Times New Roman" w:cs="Times New Roman"/>
            </w:rPr>
            <w:t>Hojný</w:t>
          </w:r>
          <w:proofErr w:type="spellEnd"/>
          <w:r w:rsidRPr="00606945">
            <w:rPr>
              <w:rFonts w:ascii="Times New Roman" w:eastAsia="Times New Roman" w:hAnsi="Times New Roman" w:cs="Times New Roman"/>
            </w:rPr>
            <w:t xml:space="preserve">, J., </w:t>
          </w:r>
          <w:proofErr w:type="spellStart"/>
          <w:r w:rsidRPr="00606945">
            <w:rPr>
              <w:rFonts w:ascii="Times New Roman" w:eastAsia="Times New Roman" w:hAnsi="Times New Roman" w:cs="Times New Roman"/>
            </w:rPr>
            <w:t>Zemánková</w:t>
          </w:r>
          <w:proofErr w:type="spellEnd"/>
          <w:r w:rsidRPr="00606945">
            <w:rPr>
              <w:rFonts w:ascii="Times New Roman" w:eastAsia="Times New Roman" w:hAnsi="Times New Roman" w:cs="Times New Roman"/>
            </w:rPr>
            <w:t xml:space="preserve">, P., </w:t>
          </w:r>
          <w:proofErr w:type="spellStart"/>
          <w:r w:rsidRPr="00606945">
            <w:rPr>
              <w:rFonts w:ascii="Times New Roman" w:eastAsia="Times New Roman" w:hAnsi="Times New Roman" w:cs="Times New Roman"/>
            </w:rPr>
            <w:t>Havránek</w:t>
          </w:r>
          <w:proofErr w:type="spellEnd"/>
          <w:r w:rsidRPr="00606945">
            <w:rPr>
              <w:rFonts w:ascii="Times New Roman" w:eastAsia="Times New Roman" w:hAnsi="Times New Roman" w:cs="Times New Roman"/>
            </w:rPr>
            <w:t xml:space="preserve">, O., </w:t>
          </w:r>
          <w:proofErr w:type="spellStart"/>
          <w:r w:rsidRPr="00606945">
            <w:rPr>
              <w:rFonts w:ascii="Times New Roman" w:eastAsia="Times New Roman" w:hAnsi="Times New Roman" w:cs="Times New Roman"/>
            </w:rPr>
            <w:t>Vočka</w:t>
          </w:r>
          <w:proofErr w:type="spellEnd"/>
          <w:r w:rsidRPr="00606945">
            <w:rPr>
              <w:rFonts w:ascii="Times New Roman" w:eastAsia="Times New Roman" w:hAnsi="Times New Roman" w:cs="Times New Roman"/>
            </w:rPr>
            <w:t xml:space="preserve">, M., </w:t>
          </w:r>
          <w:proofErr w:type="spellStart"/>
          <w:r w:rsidRPr="00606945">
            <w:rPr>
              <w:rFonts w:ascii="Times New Roman" w:eastAsia="Times New Roman" w:hAnsi="Times New Roman" w:cs="Times New Roman"/>
            </w:rPr>
            <w:t>Černá</w:t>
          </w:r>
          <w:proofErr w:type="spellEnd"/>
          <w:r w:rsidRPr="00606945">
            <w:rPr>
              <w:rFonts w:ascii="Times New Roman" w:eastAsia="Times New Roman" w:hAnsi="Times New Roman" w:cs="Times New Roman"/>
            </w:rPr>
            <w:t xml:space="preserve">, M., </w:t>
          </w:r>
          <w:proofErr w:type="spellStart"/>
          <w:r w:rsidRPr="00606945">
            <w:rPr>
              <w:rFonts w:ascii="Times New Roman" w:eastAsia="Times New Roman" w:hAnsi="Times New Roman" w:cs="Times New Roman"/>
            </w:rPr>
            <w:t>Lhotová</w:t>
          </w:r>
          <w:proofErr w:type="spellEnd"/>
          <w:r w:rsidRPr="00606945">
            <w:rPr>
              <w:rFonts w:ascii="Times New Roman" w:eastAsia="Times New Roman" w:hAnsi="Times New Roman" w:cs="Times New Roman"/>
            </w:rPr>
            <w:t xml:space="preserve">, K., </w:t>
          </w:r>
          <w:proofErr w:type="spellStart"/>
          <w:r w:rsidRPr="00606945">
            <w:rPr>
              <w:rFonts w:ascii="Times New Roman" w:eastAsia="Times New Roman" w:hAnsi="Times New Roman" w:cs="Times New Roman"/>
            </w:rPr>
            <w:t>Borecká</w:t>
          </w:r>
          <w:proofErr w:type="spellEnd"/>
          <w:r w:rsidRPr="00606945">
            <w:rPr>
              <w:rFonts w:ascii="Times New Roman" w:eastAsia="Times New Roman" w:hAnsi="Times New Roman" w:cs="Times New Roman"/>
            </w:rPr>
            <w:t xml:space="preserve">, M., </w:t>
          </w:r>
          <w:proofErr w:type="spellStart"/>
          <w:r w:rsidRPr="00606945">
            <w:rPr>
              <w:rFonts w:ascii="Times New Roman" w:eastAsia="Times New Roman" w:hAnsi="Times New Roman" w:cs="Times New Roman"/>
            </w:rPr>
            <w:t>Janatová</w:t>
          </w:r>
          <w:proofErr w:type="spellEnd"/>
          <w:r w:rsidRPr="00606945">
            <w:rPr>
              <w:rFonts w:ascii="Times New Roman" w:eastAsia="Times New Roman" w:hAnsi="Times New Roman" w:cs="Times New Roman"/>
            </w:rPr>
            <w:t xml:space="preserve">, M., </w:t>
          </w:r>
          <w:proofErr w:type="spellStart"/>
          <w:r w:rsidRPr="00606945">
            <w:rPr>
              <w:rFonts w:ascii="Times New Roman" w:eastAsia="Times New Roman" w:hAnsi="Times New Roman" w:cs="Times New Roman"/>
            </w:rPr>
            <w:t>Soukupová</w:t>
          </w:r>
          <w:proofErr w:type="spellEnd"/>
          <w:r w:rsidRPr="00606945">
            <w:rPr>
              <w:rFonts w:ascii="Times New Roman" w:eastAsia="Times New Roman" w:hAnsi="Times New Roman" w:cs="Times New Roman"/>
            </w:rPr>
            <w:t xml:space="preserve">, J., </w:t>
          </w:r>
          <w:proofErr w:type="spellStart"/>
          <w:r w:rsidRPr="00606945">
            <w:rPr>
              <w:rFonts w:ascii="Times New Roman" w:eastAsia="Times New Roman" w:hAnsi="Times New Roman" w:cs="Times New Roman"/>
            </w:rPr>
            <w:t>Ševčík</w:t>
          </w:r>
          <w:proofErr w:type="spellEnd"/>
          <w:r w:rsidRPr="00606945">
            <w:rPr>
              <w:rFonts w:ascii="Times New Roman" w:eastAsia="Times New Roman" w:hAnsi="Times New Roman" w:cs="Times New Roman"/>
            </w:rPr>
            <w:t xml:space="preserve">, J., </w:t>
          </w:r>
          <w:proofErr w:type="spellStart"/>
          <w:r w:rsidRPr="00606945">
            <w:rPr>
              <w:rFonts w:ascii="Times New Roman" w:eastAsia="Times New Roman" w:hAnsi="Times New Roman" w:cs="Times New Roman"/>
            </w:rPr>
            <w:t>Zimovjanová</w:t>
          </w:r>
          <w:proofErr w:type="spellEnd"/>
          <w:r w:rsidRPr="00606945">
            <w:rPr>
              <w:rFonts w:ascii="Times New Roman" w:eastAsia="Times New Roman" w:hAnsi="Times New Roman" w:cs="Times New Roman"/>
            </w:rPr>
            <w:t xml:space="preserve">, M., </w:t>
          </w:r>
          <w:proofErr w:type="spellStart"/>
          <w:r w:rsidRPr="00606945">
            <w:rPr>
              <w:rFonts w:ascii="Times New Roman" w:eastAsia="Times New Roman" w:hAnsi="Times New Roman" w:cs="Times New Roman"/>
            </w:rPr>
            <w:t>Kotlas</w:t>
          </w:r>
          <w:proofErr w:type="spellEnd"/>
          <w:r w:rsidRPr="00606945">
            <w:rPr>
              <w:rFonts w:ascii="Times New Roman" w:eastAsia="Times New Roman" w:hAnsi="Times New Roman" w:cs="Times New Roman"/>
            </w:rPr>
            <w:t xml:space="preserve">, J., </w:t>
          </w:r>
          <w:proofErr w:type="spellStart"/>
          <w:r w:rsidRPr="00606945">
            <w:rPr>
              <w:rFonts w:ascii="Times New Roman" w:eastAsia="Times New Roman" w:hAnsi="Times New Roman" w:cs="Times New Roman"/>
            </w:rPr>
            <w:t>Panczak</w:t>
          </w:r>
          <w:proofErr w:type="spellEnd"/>
          <w:r w:rsidRPr="00606945">
            <w:rPr>
              <w:rFonts w:ascii="Times New Roman" w:eastAsia="Times New Roman" w:hAnsi="Times New Roman" w:cs="Times New Roman"/>
            </w:rPr>
            <w:t xml:space="preserve">, A., </w:t>
          </w:r>
          <w:proofErr w:type="spellStart"/>
          <w:r w:rsidRPr="00606945">
            <w:rPr>
              <w:rFonts w:ascii="Times New Roman" w:eastAsia="Times New Roman" w:hAnsi="Times New Roman" w:cs="Times New Roman"/>
            </w:rPr>
            <w:t>Veselá</w:t>
          </w:r>
          <w:proofErr w:type="spellEnd"/>
          <w:r w:rsidRPr="00606945">
            <w:rPr>
              <w:rFonts w:ascii="Times New Roman" w:eastAsia="Times New Roman" w:hAnsi="Times New Roman" w:cs="Times New Roman"/>
            </w:rPr>
            <w:t xml:space="preserve">, K., </w:t>
          </w:r>
          <w:proofErr w:type="spellStart"/>
          <w:r w:rsidRPr="00606945">
            <w:rPr>
              <w:rFonts w:ascii="Times New Roman" w:eastAsia="Times New Roman" w:hAnsi="Times New Roman" w:cs="Times New Roman"/>
            </w:rPr>
            <w:t>Červenková</w:t>
          </w:r>
          <w:proofErr w:type="spellEnd"/>
          <w:r w:rsidRPr="00606945">
            <w:rPr>
              <w:rFonts w:ascii="Times New Roman" w:eastAsia="Times New Roman" w:hAnsi="Times New Roman" w:cs="Times New Roman"/>
            </w:rPr>
            <w:t xml:space="preserve">, J., … </w:t>
          </w:r>
          <w:proofErr w:type="spellStart"/>
          <w:r w:rsidRPr="00606945">
            <w:rPr>
              <w:rFonts w:ascii="Times New Roman" w:eastAsia="Times New Roman" w:hAnsi="Times New Roman" w:cs="Times New Roman"/>
            </w:rPr>
            <w:t>Kleibl</w:t>
          </w:r>
          <w:proofErr w:type="spellEnd"/>
          <w:r w:rsidRPr="00606945">
            <w:rPr>
              <w:rFonts w:ascii="Times New Roman" w:eastAsia="Times New Roman" w:hAnsi="Times New Roman" w:cs="Times New Roman"/>
            </w:rPr>
            <w:t xml:space="preserve">, Z. (2019). Germline CHEK2 Gene Mutations in Hereditary Breast Cancer Predisposition - Mutation Types and their Biological and Clinical Relevance. </w:t>
          </w:r>
          <w:proofErr w:type="spellStart"/>
          <w:r w:rsidRPr="00606945">
            <w:rPr>
              <w:rFonts w:ascii="Times New Roman" w:eastAsia="Times New Roman" w:hAnsi="Times New Roman" w:cs="Times New Roman"/>
              <w:i/>
              <w:iCs/>
            </w:rPr>
            <w:t>Klinicka</w:t>
          </w:r>
          <w:proofErr w:type="spellEnd"/>
          <w:r w:rsidRPr="00606945">
            <w:rPr>
              <w:rFonts w:ascii="Times New Roman" w:eastAsia="Times New Roman" w:hAnsi="Times New Roman" w:cs="Times New Roman"/>
              <w:i/>
              <w:iCs/>
            </w:rPr>
            <w:t xml:space="preserve"> </w:t>
          </w:r>
          <w:proofErr w:type="spellStart"/>
          <w:proofErr w:type="gramStart"/>
          <w:r w:rsidRPr="00606945">
            <w:rPr>
              <w:rFonts w:ascii="Times New Roman" w:eastAsia="Times New Roman" w:hAnsi="Times New Roman" w:cs="Times New Roman"/>
              <w:i/>
              <w:iCs/>
            </w:rPr>
            <w:t>Onkologie</w:t>
          </w:r>
          <w:proofErr w:type="spellEnd"/>
          <w:r w:rsidRPr="00606945">
            <w:rPr>
              <w:rFonts w:ascii="Times New Roman" w:eastAsia="Times New Roman" w:hAnsi="Times New Roman" w:cs="Times New Roman"/>
              <w:i/>
              <w:iCs/>
            </w:rPr>
            <w:t> :</w:t>
          </w:r>
          <w:proofErr w:type="gramEnd"/>
          <w:r w:rsidRPr="00606945">
            <w:rPr>
              <w:rFonts w:ascii="Times New Roman" w:eastAsia="Times New Roman" w:hAnsi="Times New Roman" w:cs="Times New Roman"/>
              <w:i/>
              <w:iCs/>
            </w:rPr>
            <w:t xml:space="preserve"> </w:t>
          </w:r>
          <w:proofErr w:type="spellStart"/>
          <w:r w:rsidRPr="00606945">
            <w:rPr>
              <w:rFonts w:ascii="Times New Roman" w:eastAsia="Times New Roman" w:hAnsi="Times New Roman" w:cs="Times New Roman"/>
              <w:i/>
              <w:iCs/>
            </w:rPr>
            <w:t>Casopis</w:t>
          </w:r>
          <w:proofErr w:type="spellEnd"/>
          <w:r w:rsidRPr="00606945">
            <w:rPr>
              <w:rFonts w:ascii="Times New Roman" w:eastAsia="Times New Roman" w:hAnsi="Times New Roman" w:cs="Times New Roman"/>
              <w:i/>
              <w:iCs/>
            </w:rPr>
            <w:t xml:space="preserve"> Ceske a </w:t>
          </w:r>
          <w:proofErr w:type="spellStart"/>
          <w:r w:rsidRPr="00606945">
            <w:rPr>
              <w:rFonts w:ascii="Times New Roman" w:eastAsia="Times New Roman" w:hAnsi="Times New Roman" w:cs="Times New Roman"/>
              <w:i/>
              <w:iCs/>
            </w:rPr>
            <w:t>Slovenske</w:t>
          </w:r>
          <w:proofErr w:type="spellEnd"/>
          <w:r w:rsidRPr="00606945">
            <w:rPr>
              <w:rFonts w:ascii="Times New Roman" w:eastAsia="Times New Roman" w:hAnsi="Times New Roman" w:cs="Times New Roman"/>
              <w:i/>
              <w:iCs/>
            </w:rPr>
            <w:t xml:space="preserve"> </w:t>
          </w:r>
          <w:proofErr w:type="spellStart"/>
          <w:r w:rsidRPr="00606945">
            <w:rPr>
              <w:rFonts w:ascii="Times New Roman" w:eastAsia="Times New Roman" w:hAnsi="Times New Roman" w:cs="Times New Roman"/>
              <w:i/>
              <w:iCs/>
            </w:rPr>
            <w:t>Onkologicke</w:t>
          </w:r>
          <w:proofErr w:type="spellEnd"/>
          <w:r w:rsidRPr="00606945">
            <w:rPr>
              <w:rFonts w:ascii="Times New Roman" w:eastAsia="Times New Roman" w:hAnsi="Times New Roman" w:cs="Times New Roman"/>
              <w:i/>
              <w:iCs/>
            </w:rPr>
            <w:t xml:space="preserve"> </w:t>
          </w:r>
          <w:proofErr w:type="spellStart"/>
          <w:r w:rsidRPr="00606945">
            <w:rPr>
              <w:rFonts w:ascii="Times New Roman" w:eastAsia="Times New Roman" w:hAnsi="Times New Roman" w:cs="Times New Roman"/>
              <w:i/>
              <w:iCs/>
            </w:rPr>
            <w:t>Spolecnosti</w:t>
          </w:r>
          <w:proofErr w:type="spellEnd"/>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32</w:t>
          </w:r>
          <w:r w:rsidRPr="00606945">
            <w:rPr>
              <w:rFonts w:ascii="Times New Roman" w:eastAsia="Times New Roman" w:hAnsi="Times New Roman" w:cs="Times New Roman"/>
            </w:rPr>
            <w:t>(Supplementum2), 2S36-2S50. https://doi.org/10.14735/AMKO2019S36</w:t>
          </w:r>
        </w:p>
        <w:p w14:paraId="0C261847" w14:textId="77777777" w:rsidR="00606945" w:rsidRPr="00606945" w:rsidRDefault="00606945">
          <w:pPr>
            <w:autoSpaceDE w:val="0"/>
            <w:autoSpaceDN w:val="0"/>
            <w:ind w:hanging="480"/>
            <w:divId w:val="1730809465"/>
            <w:rPr>
              <w:rFonts w:ascii="Times New Roman" w:eastAsia="Times New Roman" w:hAnsi="Times New Roman" w:cs="Times New Roman"/>
            </w:rPr>
          </w:pPr>
          <w:r w:rsidRPr="00606945">
            <w:rPr>
              <w:rFonts w:ascii="Times New Roman" w:eastAsia="Times New Roman" w:hAnsi="Times New Roman" w:cs="Times New Roman"/>
            </w:rPr>
            <w:t xml:space="preserve">Matsuoka, S., </w:t>
          </w:r>
          <w:proofErr w:type="spellStart"/>
          <w:r w:rsidRPr="00606945">
            <w:rPr>
              <w:rFonts w:ascii="Times New Roman" w:eastAsia="Times New Roman" w:hAnsi="Times New Roman" w:cs="Times New Roman"/>
            </w:rPr>
            <w:t>Ballif</w:t>
          </w:r>
          <w:proofErr w:type="spellEnd"/>
          <w:r w:rsidRPr="00606945">
            <w:rPr>
              <w:rFonts w:ascii="Times New Roman" w:eastAsia="Times New Roman" w:hAnsi="Times New Roman" w:cs="Times New Roman"/>
            </w:rPr>
            <w:t xml:space="preserve">, B. A., </w:t>
          </w:r>
          <w:proofErr w:type="spellStart"/>
          <w:r w:rsidRPr="00606945">
            <w:rPr>
              <w:rFonts w:ascii="Times New Roman" w:eastAsia="Times New Roman" w:hAnsi="Times New Roman" w:cs="Times New Roman"/>
            </w:rPr>
            <w:t>Smogorzewska</w:t>
          </w:r>
          <w:proofErr w:type="spellEnd"/>
          <w:r w:rsidRPr="00606945">
            <w:rPr>
              <w:rFonts w:ascii="Times New Roman" w:eastAsia="Times New Roman" w:hAnsi="Times New Roman" w:cs="Times New Roman"/>
            </w:rPr>
            <w:t xml:space="preserve">, A., McDonald, E. R., </w:t>
          </w:r>
          <w:proofErr w:type="spellStart"/>
          <w:r w:rsidRPr="00606945">
            <w:rPr>
              <w:rFonts w:ascii="Times New Roman" w:eastAsia="Times New Roman" w:hAnsi="Times New Roman" w:cs="Times New Roman"/>
            </w:rPr>
            <w:t>Hurov</w:t>
          </w:r>
          <w:proofErr w:type="spellEnd"/>
          <w:r w:rsidRPr="00606945">
            <w:rPr>
              <w:rFonts w:ascii="Times New Roman" w:eastAsia="Times New Roman" w:hAnsi="Times New Roman" w:cs="Times New Roman"/>
            </w:rPr>
            <w:t xml:space="preserve">, K. E., Luo, J., </w:t>
          </w:r>
          <w:proofErr w:type="spellStart"/>
          <w:r w:rsidRPr="00606945">
            <w:rPr>
              <w:rFonts w:ascii="Times New Roman" w:eastAsia="Times New Roman" w:hAnsi="Times New Roman" w:cs="Times New Roman"/>
            </w:rPr>
            <w:t>Bakalarski</w:t>
          </w:r>
          <w:proofErr w:type="spellEnd"/>
          <w:r w:rsidRPr="00606945">
            <w:rPr>
              <w:rFonts w:ascii="Times New Roman" w:eastAsia="Times New Roman" w:hAnsi="Times New Roman" w:cs="Times New Roman"/>
            </w:rPr>
            <w:t xml:space="preserve">, C. E., Zhao, Z., </w:t>
          </w:r>
          <w:proofErr w:type="spellStart"/>
          <w:r w:rsidRPr="00606945">
            <w:rPr>
              <w:rFonts w:ascii="Times New Roman" w:eastAsia="Times New Roman" w:hAnsi="Times New Roman" w:cs="Times New Roman"/>
            </w:rPr>
            <w:t>Solimini</w:t>
          </w:r>
          <w:proofErr w:type="spellEnd"/>
          <w:r w:rsidRPr="00606945">
            <w:rPr>
              <w:rFonts w:ascii="Times New Roman" w:eastAsia="Times New Roman" w:hAnsi="Times New Roman" w:cs="Times New Roman"/>
            </w:rPr>
            <w:t xml:space="preserve">, N., </w:t>
          </w:r>
          <w:proofErr w:type="spellStart"/>
          <w:r w:rsidRPr="00606945">
            <w:rPr>
              <w:rFonts w:ascii="Times New Roman" w:eastAsia="Times New Roman" w:hAnsi="Times New Roman" w:cs="Times New Roman"/>
            </w:rPr>
            <w:t>Lerenthal</w:t>
          </w:r>
          <w:proofErr w:type="spellEnd"/>
          <w:r w:rsidRPr="00606945">
            <w:rPr>
              <w:rFonts w:ascii="Times New Roman" w:eastAsia="Times New Roman" w:hAnsi="Times New Roman" w:cs="Times New Roman"/>
            </w:rPr>
            <w:t xml:space="preserve">, Y., Shiloh, Y., </w:t>
          </w:r>
          <w:proofErr w:type="spellStart"/>
          <w:r w:rsidRPr="00606945">
            <w:rPr>
              <w:rFonts w:ascii="Times New Roman" w:eastAsia="Times New Roman" w:hAnsi="Times New Roman" w:cs="Times New Roman"/>
            </w:rPr>
            <w:t>Gygi</w:t>
          </w:r>
          <w:proofErr w:type="spellEnd"/>
          <w:r w:rsidRPr="00606945">
            <w:rPr>
              <w:rFonts w:ascii="Times New Roman" w:eastAsia="Times New Roman" w:hAnsi="Times New Roman" w:cs="Times New Roman"/>
            </w:rPr>
            <w:t xml:space="preserve">, S. P., &amp; </w:t>
          </w:r>
          <w:proofErr w:type="spellStart"/>
          <w:r w:rsidRPr="00606945">
            <w:rPr>
              <w:rFonts w:ascii="Times New Roman" w:eastAsia="Times New Roman" w:hAnsi="Times New Roman" w:cs="Times New Roman"/>
            </w:rPr>
            <w:t>Elledge</w:t>
          </w:r>
          <w:proofErr w:type="spellEnd"/>
          <w:r w:rsidRPr="00606945">
            <w:rPr>
              <w:rFonts w:ascii="Times New Roman" w:eastAsia="Times New Roman" w:hAnsi="Times New Roman" w:cs="Times New Roman"/>
            </w:rPr>
            <w:t xml:space="preserve">, S. J. (2007). ATM and ATR substrate analysis reveals extensive protein networks responsive to DNA damage. </w:t>
          </w:r>
          <w:r w:rsidRPr="00606945">
            <w:rPr>
              <w:rFonts w:ascii="Times New Roman" w:eastAsia="Times New Roman" w:hAnsi="Times New Roman" w:cs="Times New Roman"/>
              <w:i/>
              <w:iCs/>
            </w:rPr>
            <w:t>Science (New York, N.Y.)</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316</w:t>
          </w:r>
          <w:r w:rsidRPr="00606945">
            <w:rPr>
              <w:rFonts w:ascii="Times New Roman" w:eastAsia="Times New Roman" w:hAnsi="Times New Roman" w:cs="Times New Roman"/>
            </w:rPr>
            <w:t>(5828), 1160–1166. https://doi.org/10.1126/SCIENCE.1140321</w:t>
          </w:r>
        </w:p>
        <w:p w14:paraId="2C7E16D7" w14:textId="77777777" w:rsidR="00606945" w:rsidRPr="00606945" w:rsidRDefault="00606945">
          <w:pPr>
            <w:autoSpaceDE w:val="0"/>
            <w:autoSpaceDN w:val="0"/>
            <w:ind w:hanging="480"/>
            <w:divId w:val="354891015"/>
            <w:rPr>
              <w:rFonts w:ascii="Times New Roman" w:eastAsia="Times New Roman" w:hAnsi="Times New Roman" w:cs="Times New Roman"/>
            </w:rPr>
          </w:pPr>
          <w:proofErr w:type="spellStart"/>
          <w:r w:rsidRPr="00606945">
            <w:rPr>
              <w:rFonts w:ascii="Times New Roman" w:eastAsia="Times New Roman" w:hAnsi="Times New Roman" w:cs="Times New Roman"/>
            </w:rPr>
            <w:t>Momozawa</w:t>
          </w:r>
          <w:proofErr w:type="spellEnd"/>
          <w:r w:rsidRPr="00606945">
            <w:rPr>
              <w:rFonts w:ascii="Times New Roman" w:eastAsia="Times New Roman" w:hAnsi="Times New Roman" w:cs="Times New Roman"/>
            </w:rPr>
            <w:t xml:space="preserve">, Y., Iwasaki, Y., Parsons, M. T., </w:t>
          </w:r>
          <w:proofErr w:type="spellStart"/>
          <w:r w:rsidRPr="00606945">
            <w:rPr>
              <w:rFonts w:ascii="Times New Roman" w:eastAsia="Times New Roman" w:hAnsi="Times New Roman" w:cs="Times New Roman"/>
            </w:rPr>
            <w:t>Kamatani</w:t>
          </w:r>
          <w:proofErr w:type="spellEnd"/>
          <w:r w:rsidRPr="00606945">
            <w:rPr>
              <w:rFonts w:ascii="Times New Roman" w:eastAsia="Times New Roman" w:hAnsi="Times New Roman" w:cs="Times New Roman"/>
            </w:rPr>
            <w:t xml:space="preserve">, Y., Takahashi, A., Tamura, C., </w:t>
          </w:r>
          <w:proofErr w:type="spellStart"/>
          <w:r w:rsidRPr="00606945">
            <w:rPr>
              <w:rFonts w:ascii="Times New Roman" w:eastAsia="Times New Roman" w:hAnsi="Times New Roman" w:cs="Times New Roman"/>
            </w:rPr>
            <w:t>Katagiri</w:t>
          </w:r>
          <w:proofErr w:type="spellEnd"/>
          <w:r w:rsidRPr="00606945">
            <w:rPr>
              <w:rFonts w:ascii="Times New Roman" w:eastAsia="Times New Roman" w:hAnsi="Times New Roman" w:cs="Times New Roman"/>
            </w:rPr>
            <w:t xml:space="preserve">, T., Yoshida, T., Nakamura, S., Sugano, K., Miki, Y., Hirata, M., Matsuda, K., </w:t>
          </w:r>
          <w:proofErr w:type="spellStart"/>
          <w:r w:rsidRPr="00606945">
            <w:rPr>
              <w:rFonts w:ascii="Times New Roman" w:eastAsia="Times New Roman" w:hAnsi="Times New Roman" w:cs="Times New Roman"/>
            </w:rPr>
            <w:t>Spurdle</w:t>
          </w:r>
          <w:proofErr w:type="spellEnd"/>
          <w:r w:rsidRPr="00606945">
            <w:rPr>
              <w:rFonts w:ascii="Times New Roman" w:eastAsia="Times New Roman" w:hAnsi="Times New Roman" w:cs="Times New Roman"/>
            </w:rPr>
            <w:t xml:space="preserve">, A. B., &amp; Kubo, M. (2018). Germline pathogenic variants of 11 breast cancer genes in 7,051 Japanese patients and 11,241 controls. </w:t>
          </w:r>
          <w:r w:rsidRPr="00606945">
            <w:rPr>
              <w:rFonts w:ascii="Times New Roman" w:eastAsia="Times New Roman" w:hAnsi="Times New Roman" w:cs="Times New Roman"/>
              <w:i/>
              <w:iCs/>
            </w:rPr>
            <w:t>Nature Communications</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9</w:t>
          </w:r>
          <w:r w:rsidRPr="00606945">
            <w:rPr>
              <w:rFonts w:ascii="Times New Roman" w:eastAsia="Times New Roman" w:hAnsi="Times New Roman" w:cs="Times New Roman"/>
            </w:rPr>
            <w:t>(1). https://doi.org/10.1038/S41467-018-06581-8</w:t>
          </w:r>
        </w:p>
        <w:p w14:paraId="7C3EEEAC" w14:textId="77777777" w:rsidR="00606945" w:rsidRPr="00606945" w:rsidRDefault="00606945">
          <w:pPr>
            <w:autoSpaceDE w:val="0"/>
            <w:autoSpaceDN w:val="0"/>
            <w:ind w:hanging="480"/>
            <w:divId w:val="1520192404"/>
            <w:rPr>
              <w:rFonts w:ascii="Times New Roman" w:eastAsia="Times New Roman" w:hAnsi="Times New Roman" w:cs="Times New Roman"/>
            </w:rPr>
          </w:pPr>
          <w:r w:rsidRPr="00606945">
            <w:rPr>
              <w:rFonts w:ascii="Times New Roman" w:eastAsia="Times New Roman" w:hAnsi="Times New Roman" w:cs="Times New Roman"/>
            </w:rPr>
            <w:t xml:space="preserve">Oliver, A. W., Paul, A., Boxall, K. J., Barrie, S. E., Aherne, G. W., Garrett, M. D., </w:t>
          </w:r>
          <w:proofErr w:type="spellStart"/>
          <w:r w:rsidRPr="00606945">
            <w:rPr>
              <w:rFonts w:ascii="Times New Roman" w:eastAsia="Times New Roman" w:hAnsi="Times New Roman" w:cs="Times New Roman"/>
            </w:rPr>
            <w:t>Mittnacht</w:t>
          </w:r>
          <w:proofErr w:type="spellEnd"/>
          <w:r w:rsidRPr="00606945">
            <w:rPr>
              <w:rFonts w:ascii="Times New Roman" w:eastAsia="Times New Roman" w:hAnsi="Times New Roman" w:cs="Times New Roman"/>
            </w:rPr>
            <w:t xml:space="preserve">, S., &amp; Pearl, L. H. (2006). Trans-activation of the DNA-damage </w:t>
          </w:r>
          <w:proofErr w:type="spellStart"/>
          <w:r w:rsidRPr="00606945">
            <w:rPr>
              <w:rFonts w:ascii="Times New Roman" w:eastAsia="Times New Roman" w:hAnsi="Times New Roman" w:cs="Times New Roman"/>
            </w:rPr>
            <w:t>signalling</w:t>
          </w:r>
          <w:proofErr w:type="spellEnd"/>
          <w:r w:rsidRPr="00606945">
            <w:rPr>
              <w:rFonts w:ascii="Times New Roman" w:eastAsia="Times New Roman" w:hAnsi="Times New Roman" w:cs="Times New Roman"/>
            </w:rPr>
            <w:t xml:space="preserve"> protein kinase Chk2 by T-loop exchange. </w:t>
          </w:r>
          <w:r w:rsidRPr="00606945">
            <w:rPr>
              <w:rFonts w:ascii="Times New Roman" w:eastAsia="Times New Roman" w:hAnsi="Times New Roman" w:cs="Times New Roman"/>
              <w:i/>
              <w:iCs/>
            </w:rPr>
            <w:t>The EMBO Journal</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25</w:t>
          </w:r>
          <w:r w:rsidRPr="00606945">
            <w:rPr>
              <w:rFonts w:ascii="Times New Roman" w:eastAsia="Times New Roman" w:hAnsi="Times New Roman" w:cs="Times New Roman"/>
            </w:rPr>
            <w:t>(13), 3179–3190. https://doi.org/10.1038/SJ.EMBOJ.7601209</w:t>
          </w:r>
        </w:p>
        <w:p w14:paraId="15574202" w14:textId="77777777" w:rsidR="00606945" w:rsidRPr="00606945" w:rsidRDefault="00606945">
          <w:pPr>
            <w:autoSpaceDE w:val="0"/>
            <w:autoSpaceDN w:val="0"/>
            <w:ind w:hanging="480"/>
            <w:divId w:val="58597632"/>
            <w:rPr>
              <w:rFonts w:ascii="Times New Roman" w:eastAsia="Times New Roman" w:hAnsi="Times New Roman" w:cs="Times New Roman"/>
            </w:rPr>
          </w:pPr>
          <w:r w:rsidRPr="00606945">
            <w:rPr>
              <w:rFonts w:ascii="Times New Roman" w:eastAsia="Times New Roman" w:hAnsi="Times New Roman" w:cs="Times New Roman"/>
            </w:rPr>
            <w:t xml:space="preserve">O’Neill, T., Dwyer, A. J., Ziv, Y., Chan, D. W., Lees-Miller, S. P., Abraham, R. H., Lai, J. H., Hill, D., Shiloh, Y., </w:t>
          </w:r>
          <w:proofErr w:type="spellStart"/>
          <w:r w:rsidRPr="00606945">
            <w:rPr>
              <w:rFonts w:ascii="Times New Roman" w:eastAsia="Times New Roman" w:hAnsi="Times New Roman" w:cs="Times New Roman"/>
            </w:rPr>
            <w:t>Cantley</w:t>
          </w:r>
          <w:proofErr w:type="spellEnd"/>
          <w:r w:rsidRPr="00606945">
            <w:rPr>
              <w:rFonts w:ascii="Times New Roman" w:eastAsia="Times New Roman" w:hAnsi="Times New Roman" w:cs="Times New Roman"/>
            </w:rPr>
            <w:t xml:space="preserve">, L. C., &amp; Rathbun, G. A. (2000). Utilization of oriented peptide </w:t>
          </w:r>
          <w:r w:rsidRPr="00606945">
            <w:rPr>
              <w:rFonts w:ascii="Times New Roman" w:eastAsia="Times New Roman" w:hAnsi="Times New Roman" w:cs="Times New Roman"/>
            </w:rPr>
            <w:lastRenderedPageBreak/>
            <w:t xml:space="preserve">libraries to identify substrate motifs selected by ATM. </w:t>
          </w:r>
          <w:r w:rsidRPr="00606945">
            <w:rPr>
              <w:rFonts w:ascii="Times New Roman" w:eastAsia="Times New Roman" w:hAnsi="Times New Roman" w:cs="Times New Roman"/>
              <w:i/>
              <w:iCs/>
            </w:rPr>
            <w:t>The Journal of Biological Chemistry</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275</w:t>
          </w:r>
          <w:r w:rsidRPr="00606945">
            <w:rPr>
              <w:rFonts w:ascii="Times New Roman" w:eastAsia="Times New Roman" w:hAnsi="Times New Roman" w:cs="Times New Roman"/>
            </w:rPr>
            <w:t>(30), 22719–22727. https://doi.org/10.1074/JBC.M001002200</w:t>
          </w:r>
        </w:p>
        <w:p w14:paraId="4F8C1494" w14:textId="77777777" w:rsidR="00606945" w:rsidRPr="00606945" w:rsidRDefault="00606945">
          <w:pPr>
            <w:autoSpaceDE w:val="0"/>
            <w:autoSpaceDN w:val="0"/>
            <w:ind w:hanging="480"/>
            <w:divId w:val="565648767"/>
            <w:rPr>
              <w:rFonts w:ascii="Times New Roman" w:eastAsia="Times New Roman" w:hAnsi="Times New Roman" w:cs="Times New Roman"/>
            </w:rPr>
          </w:pPr>
          <w:r w:rsidRPr="00606945">
            <w:rPr>
              <w:rFonts w:ascii="Times New Roman" w:eastAsia="Times New Roman" w:hAnsi="Times New Roman" w:cs="Times New Roman"/>
            </w:rPr>
            <w:t xml:space="preserve">Phillips, J. C., Hardy, D. J., Maia, J. D. C., Stone, J. E., Ribeiro, J. V., </w:t>
          </w:r>
          <w:proofErr w:type="spellStart"/>
          <w:r w:rsidRPr="00606945">
            <w:rPr>
              <w:rFonts w:ascii="Times New Roman" w:eastAsia="Times New Roman" w:hAnsi="Times New Roman" w:cs="Times New Roman"/>
            </w:rPr>
            <w:t>Bernardi</w:t>
          </w:r>
          <w:proofErr w:type="spellEnd"/>
          <w:r w:rsidRPr="00606945">
            <w:rPr>
              <w:rFonts w:ascii="Times New Roman" w:eastAsia="Times New Roman" w:hAnsi="Times New Roman" w:cs="Times New Roman"/>
            </w:rPr>
            <w:t xml:space="preserve">, R. C., Buch, R., </w:t>
          </w:r>
          <w:proofErr w:type="spellStart"/>
          <w:r w:rsidRPr="00606945">
            <w:rPr>
              <w:rFonts w:ascii="Times New Roman" w:eastAsia="Times New Roman" w:hAnsi="Times New Roman" w:cs="Times New Roman"/>
            </w:rPr>
            <w:t>Fiorin</w:t>
          </w:r>
          <w:proofErr w:type="spellEnd"/>
          <w:r w:rsidRPr="00606945">
            <w:rPr>
              <w:rFonts w:ascii="Times New Roman" w:eastAsia="Times New Roman" w:hAnsi="Times New Roman" w:cs="Times New Roman"/>
            </w:rPr>
            <w:t xml:space="preserve">, G., </w:t>
          </w:r>
          <w:proofErr w:type="spellStart"/>
          <w:r w:rsidRPr="00606945">
            <w:rPr>
              <w:rFonts w:ascii="Times New Roman" w:eastAsia="Times New Roman" w:hAnsi="Times New Roman" w:cs="Times New Roman"/>
            </w:rPr>
            <w:t>Hénin</w:t>
          </w:r>
          <w:proofErr w:type="spellEnd"/>
          <w:r w:rsidRPr="00606945">
            <w:rPr>
              <w:rFonts w:ascii="Times New Roman" w:eastAsia="Times New Roman" w:hAnsi="Times New Roman" w:cs="Times New Roman"/>
            </w:rPr>
            <w:t xml:space="preserve">, J., Jiang, W., McGreevy, R., Melo, M. C. R., </w:t>
          </w:r>
          <w:proofErr w:type="spellStart"/>
          <w:r w:rsidRPr="00606945">
            <w:rPr>
              <w:rFonts w:ascii="Times New Roman" w:eastAsia="Times New Roman" w:hAnsi="Times New Roman" w:cs="Times New Roman"/>
            </w:rPr>
            <w:t>Radak</w:t>
          </w:r>
          <w:proofErr w:type="spellEnd"/>
          <w:r w:rsidRPr="00606945">
            <w:rPr>
              <w:rFonts w:ascii="Times New Roman" w:eastAsia="Times New Roman" w:hAnsi="Times New Roman" w:cs="Times New Roman"/>
            </w:rPr>
            <w:t xml:space="preserve">, B. K., Skeel, R. D., </w:t>
          </w:r>
          <w:proofErr w:type="spellStart"/>
          <w:r w:rsidRPr="00606945">
            <w:rPr>
              <w:rFonts w:ascii="Times New Roman" w:eastAsia="Times New Roman" w:hAnsi="Times New Roman" w:cs="Times New Roman"/>
            </w:rPr>
            <w:t>Singharoy</w:t>
          </w:r>
          <w:proofErr w:type="spellEnd"/>
          <w:r w:rsidRPr="00606945">
            <w:rPr>
              <w:rFonts w:ascii="Times New Roman" w:eastAsia="Times New Roman" w:hAnsi="Times New Roman" w:cs="Times New Roman"/>
            </w:rPr>
            <w:t xml:space="preserve">, A., Wang, Y., Roux, B., </w:t>
          </w:r>
          <w:proofErr w:type="spellStart"/>
          <w:r w:rsidRPr="00606945">
            <w:rPr>
              <w:rFonts w:ascii="Times New Roman" w:eastAsia="Times New Roman" w:hAnsi="Times New Roman" w:cs="Times New Roman"/>
            </w:rPr>
            <w:t>Aksimentiev</w:t>
          </w:r>
          <w:proofErr w:type="spellEnd"/>
          <w:r w:rsidRPr="00606945">
            <w:rPr>
              <w:rFonts w:ascii="Times New Roman" w:eastAsia="Times New Roman" w:hAnsi="Times New Roman" w:cs="Times New Roman"/>
            </w:rPr>
            <w:t xml:space="preserve">, A., </w:t>
          </w:r>
          <w:proofErr w:type="spellStart"/>
          <w:r w:rsidRPr="00606945">
            <w:rPr>
              <w:rFonts w:ascii="Times New Roman" w:eastAsia="Times New Roman" w:hAnsi="Times New Roman" w:cs="Times New Roman"/>
            </w:rPr>
            <w:t>Luthey-Schulten</w:t>
          </w:r>
          <w:proofErr w:type="spellEnd"/>
          <w:r w:rsidRPr="00606945">
            <w:rPr>
              <w:rFonts w:ascii="Times New Roman" w:eastAsia="Times New Roman" w:hAnsi="Times New Roman" w:cs="Times New Roman"/>
            </w:rPr>
            <w:t xml:space="preserve">, Z., … </w:t>
          </w:r>
          <w:proofErr w:type="spellStart"/>
          <w:r w:rsidRPr="00606945">
            <w:rPr>
              <w:rFonts w:ascii="Times New Roman" w:eastAsia="Times New Roman" w:hAnsi="Times New Roman" w:cs="Times New Roman"/>
            </w:rPr>
            <w:t>Tajkhorshid</w:t>
          </w:r>
          <w:proofErr w:type="spellEnd"/>
          <w:r w:rsidRPr="00606945">
            <w:rPr>
              <w:rFonts w:ascii="Times New Roman" w:eastAsia="Times New Roman" w:hAnsi="Times New Roman" w:cs="Times New Roman"/>
            </w:rPr>
            <w:t xml:space="preserve">, E. (2020). Scalable molecular dynamics on CPU and GPU architectures with NAMD. </w:t>
          </w:r>
          <w:r w:rsidRPr="00606945">
            <w:rPr>
              <w:rFonts w:ascii="Times New Roman" w:eastAsia="Times New Roman" w:hAnsi="Times New Roman" w:cs="Times New Roman"/>
              <w:i/>
              <w:iCs/>
            </w:rPr>
            <w:t>The Journal of Chemical Physics</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153</w:t>
          </w:r>
          <w:r w:rsidRPr="00606945">
            <w:rPr>
              <w:rFonts w:ascii="Times New Roman" w:eastAsia="Times New Roman" w:hAnsi="Times New Roman" w:cs="Times New Roman"/>
            </w:rPr>
            <w:t>(4), 044130. https://doi.org/10.1063/5.0014475</w:t>
          </w:r>
        </w:p>
        <w:p w14:paraId="4BFE410A" w14:textId="77777777" w:rsidR="00606945" w:rsidRPr="00606945" w:rsidRDefault="00606945">
          <w:pPr>
            <w:autoSpaceDE w:val="0"/>
            <w:autoSpaceDN w:val="0"/>
            <w:ind w:hanging="480"/>
            <w:divId w:val="1089737646"/>
            <w:rPr>
              <w:rFonts w:ascii="Times New Roman" w:eastAsia="Times New Roman" w:hAnsi="Times New Roman" w:cs="Times New Roman"/>
            </w:rPr>
          </w:pPr>
          <w:r w:rsidRPr="00606945">
            <w:rPr>
              <w:rFonts w:ascii="Times New Roman" w:eastAsia="Times New Roman" w:hAnsi="Times New Roman" w:cs="Times New Roman"/>
            </w:rPr>
            <w:t xml:space="preserve">Xie, Y., Li, G., Chen, M., Guo, X., Tang, L., Luo, X., Wang, S., Yi, W., Dai, L., &amp; Wang, J. (2018). Mutation screening of 10 cancer susceptibility genes in unselected breast cancer patients. </w:t>
          </w:r>
          <w:r w:rsidRPr="00606945">
            <w:rPr>
              <w:rFonts w:ascii="Times New Roman" w:eastAsia="Times New Roman" w:hAnsi="Times New Roman" w:cs="Times New Roman"/>
              <w:i/>
              <w:iCs/>
            </w:rPr>
            <w:t>Clinical Genetics</w:t>
          </w:r>
          <w:r w:rsidRPr="00606945">
            <w:rPr>
              <w:rFonts w:ascii="Times New Roman" w:eastAsia="Times New Roman" w:hAnsi="Times New Roman" w:cs="Times New Roman"/>
            </w:rPr>
            <w:t xml:space="preserve">, </w:t>
          </w:r>
          <w:r w:rsidRPr="00606945">
            <w:rPr>
              <w:rFonts w:ascii="Times New Roman" w:eastAsia="Times New Roman" w:hAnsi="Times New Roman" w:cs="Times New Roman"/>
              <w:i/>
              <w:iCs/>
            </w:rPr>
            <w:t>93</w:t>
          </w:r>
          <w:r w:rsidRPr="00606945">
            <w:rPr>
              <w:rFonts w:ascii="Times New Roman" w:eastAsia="Times New Roman" w:hAnsi="Times New Roman" w:cs="Times New Roman"/>
            </w:rPr>
            <w:t>(1), 41–51. https://doi.org/10.1111/CGE.13063</w:t>
          </w:r>
        </w:p>
        <w:p w14:paraId="7411FD36" w14:textId="77777777" w:rsidR="00606945" w:rsidRPr="00606945" w:rsidRDefault="00606945">
          <w:pPr>
            <w:autoSpaceDE w:val="0"/>
            <w:autoSpaceDN w:val="0"/>
            <w:ind w:hanging="480"/>
            <w:divId w:val="338196759"/>
            <w:rPr>
              <w:rFonts w:ascii="Times New Roman" w:eastAsia="Times New Roman" w:hAnsi="Times New Roman" w:cs="Times New Roman"/>
            </w:rPr>
          </w:pPr>
          <w:proofErr w:type="spellStart"/>
          <w:r w:rsidRPr="00606945">
            <w:rPr>
              <w:rFonts w:ascii="Times New Roman" w:eastAsia="Times New Roman" w:hAnsi="Times New Roman" w:cs="Times New Roman"/>
            </w:rPr>
            <w:t>Zannini</w:t>
          </w:r>
          <w:proofErr w:type="spellEnd"/>
          <w:r w:rsidRPr="00606945">
            <w:rPr>
              <w:rFonts w:ascii="Times New Roman" w:eastAsia="Times New Roman" w:hAnsi="Times New Roman" w:cs="Times New Roman"/>
            </w:rPr>
            <w:t xml:space="preserve">, L., Delia, D., cell, G. B.-J. of molecular, &amp; 2014, undefined. (n.d.). CHK2 kinase in the DNA damage response and beyond. </w:t>
          </w:r>
          <w:r w:rsidRPr="00606945">
            <w:rPr>
              <w:rFonts w:ascii="Times New Roman" w:eastAsia="Times New Roman" w:hAnsi="Times New Roman" w:cs="Times New Roman"/>
              <w:i/>
              <w:iCs/>
            </w:rPr>
            <w:t>Academic.Oup.Com</w:t>
          </w:r>
          <w:r w:rsidRPr="00606945">
            <w:rPr>
              <w:rFonts w:ascii="Times New Roman" w:eastAsia="Times New Roman" w:hAnsi="Times New Roman" w:cs="Times New Roman"/>
            </w:rPr>
            <w:t>. Retrieved November 23, 2024, from https://academic.oup.com/jmcb/article-abstract/6/6/442/2886260</w:t>
          </w:r>
        </w:p>
        <w:p w14:paraId="708310F3" w14:textId="712C05FD" w:rsidR="006A35B8" w:rsidRPr="00606945" w:rsidRDefault="00606945" w:rsidP="004F2463">
          <w:pPr>
            <w:rPr>
              <w:rFonts w:ascii="Times New Roman" w:hAnsi="Times New Roman" w:cs="Times New Roman"/>
              <w:b/>
              <w:bCs/>
            </w:rPr>
          </w:pPr>
          <w:r w:rsidRPr="00606945">
            <w:rPr>
              <w:rFonts w:ascii="Times New Roman" w:eastAsia="Times New Roman" w:hAnsi="Times New Roman" w:cs="Times New Roman"/>
            </w:rPr>
            <w:t> </w:t>
          </w:r>
        </w:p>
      </w:sdtContent>
    </w:sdt>
    <w:sdt>
      <w:sdtPr>
        <w:rPr>
          <w:rFonts w:ascii="Times New Roman" w:hAnsi="Times New Roman" w:cs="Times New Roman"/>
          <w:color w:val="000000"/>
          <w:lang w:val="tr-TR"/>
        </w:rPr>
        <w:tag w:val="MENDELEY_BIBLIOGRAPHY"/>
        <w:id w:val="786783370"/>
        <w:placeholder>
          <w:docPart w:val="DefaultPlaceholder_-1854013440"/>
        </w:placeholder>
      </w:sdtPr>
      <w:sdtContent>
        <w:p w14:paraId="6C62C8AD" w14:textId="77777777" w:rsidR="00606945" w:rsidRPr="00606945" w:rsidDel="00606945" w:rsidRDefault="00606945" w:rsidP="00606945">
          <w:pPr>
            <w:autoSpaceDE w:val="0"/>
            <w:autoSpaceDN w:val="0"/>
            <w:ind w:left="480" w:hanging="480"/>
            <w:divId w:val="1493714545"/>
            <w:rPr>
              <w:ins w:id="9" w:author="Cihan Uğur Otçu" w:date="2025-03-24T00:06:00Z" w16du:dateUtc="2025-03-23T21:06:00Z"/>
              <w:rFonts w:ascii="Times New Roman" w:eastAsia="Times New Roman" w:hAnsi="Times New Roman" w:cs="Times New Roman"/>
            </w:rPr>
          </w:pPr>
        </w:p>
        <w:p w14:paraId="5AFF386F" w14:textId="43EFA505" w:rsidR="00CC0202" w:rsidRPr="00606945" w:rsidRDefault="00000000" w:rsidP="00606945">
          <w:pPr>
            <w:autoSpaceDE w:val="0"/>
            <w:autoSpaceDN w:val="0"/>
            <w:ind w:left="480" w:hanging="480"/>
            <w:divId w:val="1493714545"/>
            <w:rPr>
              <w:rFonts w:ascii="Times New Roman" w:hAnsi="Times New Roman" w:cs="Times New Roman"/>
              <w:lang w:val="tr-TR"/>
            </w:rPr>
          </w:pPr>
        </w:p>
      </w:sdtContent>
    </w:sdt>
    <w:sectPr w:rsidR="00CC0202" w:rsidRPr="006069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758B3"/>
    <w:multiLevelType w:val="multilevel"/>
    <w:tmpl w:val="304E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477E5"/>
    <w:multiLevelType w:val="multilevel"/>
    <w:tmpl w:val="975AE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480080">
    <w:abstractNumId w:val="1"/>
  </w:num>
  <w:num w:numId="2" w16cid:durableId="3940082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ihan Uğur Otçu">
    <w15:presenceInfo w15:providerId="AD" w15:userId="S::otcu18@itu.edu.tr::4b4597fe-23bc-485b-8c9d-7a94a0962177"/>
  </w15:person>
  <w15:person w15:author="Golcuk, Mert">
    <w15:presenceInfo w15:providerId="AD" w15:userId="S::GOLCUKM@pitt.edu::f9287552-f53d-43a6-a115-2aed314fed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63"/>
    <w:rsid w:val="00006BA4"/>
    <w:rsid w:val="00013126"/>
    <w:rsid w:val="000543B0"/>
    <w:rsid w:val="000664BD"/>
    <w:rsid w:val="00073EA0"/>
    <w:rsid w:val="0008402E"/>
    <w:rsid w:val="00086AE0"/>
    <w:rsid w:val="000953C1"/>
    <w:rsid w:val="000C3A32"/>
    <w:rsid w:val="000C3F62"/>
    <w:rsid w:val="000D5301"/>
    <w:rsid w:val="0010009D"/>
    <w:rsid w:val="00121A8A"/>
    <w:rsid w:val="00136072"/>
    <w:rsid w:val="001A3D74"/>
    <w:rsid w:val="001C0595"/>
    <w:rsid w:val="00211758"/>
    <w:rsid w:val="00225E4B"/>
    <w:rsid w:val="00247300"/>
    <w:rsid w:val="002570DA"/>
    <w:rsid w:val="00264711"/>
    <w:rsid w:val="00273481"/>
    <w:rsid w:val="002749EA"/>
    <w:rsid w:val="00291909"/>
    <w:rsid w:val="002977F4"/>
    <w:rsid w:val="002C329F"/>
    <w:rsid w:val="002C3BEB"/>
    <w:rsid w:val="002E225C"/>
    <w:rsid w:val="002F3A9D"/>
    <w:rsid w:val="0033083F"/>
    <w:rsid w:val="00333421"/>
    <w:rsid w:val="00341D0E"/>
    <w:rsid w:val="00350973"/>
    <w:rsid w:val="003628C0"/>
    <w:rsid w:val="003C3B36"/>
    <w:rsid w:val="00404D90"/>
    <w:rsid w:val="00412176"/>
    <w:rsid w:val="00420BB0"/>
    <w:rsid w:val="00422D37"/>
    <w:rsid w:val="00430E43"/>
    <w:rsid w:val="00466322"/>
    <w:rsid w:val="00466FB1"/>
    <w:rsid w:val="00472BFB"/>
    <w:rsid w:val="004C1A68"/>
    <w:rsid w:val="004F2463"/>
    <w:rsid w:val="004F5102"/>
    <w:rsid w:val="00536AD6"/>
    <w:rsid w:val="00563C26"/>
    <w:rsid w:val="00571404"/>
    <w:rsid w:val="00574600"/>
    <w:rsid w:val="0058676F"/>
    <w:rsid w:val="00594A93"/>
    <w:rsid w:val="005A1C47"/>
    <w:rsid w:val="005E33F2"/>
    <w:rsid w:val="00602DCE"/>
    <w:rsid w:val="00606945"/>
    <w:rsid w:val="0062348C"/>
    <w:rsid w:val="0062511E"/>
    <w:rsid w:val="00644EB6"/>
    <w:rsid w:val="00651E98"/>
    <w:rsid w:val="00655D07"/>
    <w:rsid w:val="00675A68"/>
    <w:rsid w:val="006A35B8"/>
    <w:rsid w:val="006C677C"/>
    <w:rsid w:val="006D0D29"/>
    <w:rsid w:val="00713392"/>
    <w:rsid w:val="00720AE9"/>
    <w:rsid w:val="0074412B"/>
    <w:rsid w:val="00755DD0"/>
    <w:rsid w:val="00776656"/>
    <w:rsid w:val="007B4599"/>
    <w:rsid w:val="008174DF"/>
    <w:rsid w:val="00827422"/>
    <w:rsid w:val="00844F9F"/>
    <w:rsid w:val="00852CF6"/>
    <w:rsid w:val="008568D8"/>
    <w:rsid w:val="008857A5"/>
    <w:rsid w:val="008924FF"/>
    <w:rsid w:val="0089420D"/>
    <w:rsid w:val="008C07B9"/>
    <w:rsid w:val="008C7F03"/>
    <w:rsid w:val="008E110B"/>
    <w:rsid w:val="008E2A8D"/>
    <w:rsid w:val="00924688"/>
    <w:rsid w:val="009554EB"/>
    <w:rsid w:val="00966726"/>
    <w:rsid w:val="00996585"/>
    <w:rsid w:val="009B07FA"/>
    <w:rsid w:val="009C71AC"/>
    <w:rsid w:val="009D601C"/>
    <w:rsid w:val="009F45FE"/>
    <w:rsid w:val="00A0664B"/>
    <w:rsid w:val="00A425B7"/>
    <w:rsid w:val="00A75BE3"/>
    <w:rsid w:val="00A879DD"/>
    <w:rsid w:val="00AA729D"/>
    <w:rsid w:val="00AC5CAF"/>
    <w:rsid w:val="00AC7712"/>
    <w:rsid w:val="00AF314A"/>
    <w:rsid w:val="00B11B9F"/>
    <w:rsid w:val="00B528E5"/>
    <w:rsid w:val="00B542EA"/>
    <w:rsid w:val="00B66CEE"/>
    <w:rsid w:val="00B766CC"/>
    <w:rsid w:val="00B801FB"/>
    <w:rsid w:val="00B83C81"/>
    <w:rsid w:val="00BB4683"/>
    <w:rsid w:val="00BD30F3"/>
    <w:rsid w:val="00BE1BDF"/>
    <w:rsid w:val="00C2606F"/>
    <w:rsid w:val="00C273FD"/>
    <w:rsid w:val="00C3568D"/>
    <w:rsid w:val="00C3637C"/>
    <w:rsid w:val="00C5153C"/>
    <w:rsid w:val="00C71165"/>
    <w:rsid w:val="00C82357"/>
    <w:rsid w:val="00CC0202"/>
    <w:rsid w:val="00CD57B9"/>
    <w:rsid w:val="00D5436F"/>
    <w:rsid w:val="00D7553A"/>
    <w:rsid w:val="00D91C88"/>
    <w:rsid w:val="00D95FE2"/>
    <w:rsid w:val="00DC0620"/>
    <w:rsid w:val="00DC176E"/>
    <w:rsid w:val="00DD3040"/>
    <w:rsid w:val="00DF2A8F"/>
    <w:rsid w:val="00E02F86"/>
    <w:rsid w:val="00E17504"/>
    <w:rsid w:val="00E22804"/>
    <w:rsid w:val="00E4725E"/>
    <w:rsid w:val="00E50425"/>
    <w:rsid w:val="00E526C6"/>
    <w:rsid w:val="00E721F0"/>
    <w:rsid w:val="00E871FD"/>
    <w:rsid w:val="00E92023"/>
    <w:rsid w:val="00EB42A4"/>
    <w:rsid w:val="00EC2441"/>
    <w:rsid w:val="00EE28F6"/>
    <w:rsid w:val="00F070DB"/>
    <w:rsid w:val="00F110A3"/>
    <w:rsid w:val="00F12F23"/>
    <w:rsid w:val="00F217A5"/>
    <w:rsid w:val="00F355A5"/>
    <w:rsid w:val="00F40B9F"/>
    <w:rsid w:val="00F43E29"/>
    <w:rsid w:val="00F57631"/>
    <w:rsid w:val="00FA0111"/>
    <w:rsid w:val="00FA0BE7"/>
    <w:rsid w:val="00FB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3EFB"/>
  <w15:chartTrackingRefBased/>
  <w15:docId w15:val="{20DAD51A-75F7-F64C-962E-506135B2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2463"/>
    <w:rPr>
      <w:color w:val="666666"/>
    </w:rPr>
  </w:style>
  <w:style w:type="paragraph" w:styleId="NormalWeb">
    <w:name w:val="Normal (Web)"/>
    <w:basedOn w:val="Normal"/>
    <w:uiPriority w:val="99"/>
    <w:semiHidden/>
    <w:unhideWhenUsed/>
    <w:rsid w:val="00EC2441"/>
    <w:rPr>
      <w:rFonts w:ascii="Times New Roman" w:hAnsi="Times New Roman" w:cs="Times New Roman"/>
    </w:rPr>
  </w:style>
  <w:style w:type="paragraph" w:styleId="Revision">
    <w:name w:val="Revision"/>
    <w:hidden/>
    <w:uiPriority w:val="99"/>
    <w:semiHidden/>
    <w:rsid w:val="00BB4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90412">
      <w:bodyDiv w:val="1"/>
      <w:marLeft w:val="0"/>
      <w:marRight w:val="0"/>
      <w:marTop w:val="0"/>
      <w:marBottom w:val="0"/>
      <w:divBdr>
        <w:top w:val="none" w:sz="0" w:space="0" w:color="auto"/>
        <w:left w:val="none" w:sz="0" w:space="0" w:color="auto"/>
        <w:bottom w:val="none" w:sz="0" w:space="0" w:color="auto"/>
        <w:right w:val="none" w:sz="0" w:space="0" w:color="auto"/>
      </w:divBdr>
      <w:divsChild>
        <w:div w:id="1125200858">
          <w:marLeft w:val="480"/>
          <w:marRight w:val="0"/>
          <w:marTop w:val="0"/>
          <w:marBottom w:val="0"/>
          <w:divBdr>
            <w:top w:val="none" w:sz="0" w:space="0" w:color="auto"/>
            <w:left w:val="none" w:sz="0" w:space="0" w:color="auto"/>
            <w:bottom w:val="none" w:sz="0" w:space="0" w:color="auto"/>
            <w:right w:val="none" w:sz="0" w:space="0" w:color="auto"/>
          </w:divBdr>
        </w:div>
        <w:div w:id="1313096624">
          <w:marLeft w:val="480"/>
          <w:marRight w:val="0"/>
          <w:marTop w:val="0"/>
          <w:marBottom w:val="0"/>
          <w:divBdr>
            <w:top w:val="none" w:sz="0" w:space="0" w:color="auto"/>
            <w:left w:val="none" w:sz="0" w:space="0" w:color="auto"/>
            <w:bottom w:val="none" w:sz="0" w:space="0" w:color="auto"/>
            <w:right w:val="none" w:sz="0" w:space="0" w:color="auto"/>
          </w:divBdr>
        </w:div>
        <w:div w:id="703098719">
          <w:marLeft w:val="480"/>
          <w:marRight w:val="0"/>
          <w:marTop w:val="0"/>
          <w:marBottom w:val="0"/>
          <w:divBdr>
            <w:top w:val="none" w:sz="0" w:space="0" w:color="auto"/>
            <w:left w:val="none" w:sz="0" w:space="0" w:color="auto"/>
            <w:bottom w:val="none" w:sz="0" w:space="0" w:color="auto"/>
            <w:right w:val="none" w:sz="0" w:space="0" w:color="auto"/>
          </w:divBdr>
        </w:div>
        <w:div w:id="1732771969">
          <w:marLeft w:val="480"/>
          <w:marRight w:val="0"/>
          <w:marTop w:val="0"/>
          <w:marBottom w:val="0"/>
          <w:divBdr>
            <w:top w:val="none" w:sz="0" w:space="0" w:color="auto"/>
            <w:left w:val="none" w:sz="0" w:space="0" w:color="auto"/>
            <w:bottom w:val="none" w:sz="0" w:space="0" w:color="auto"/>
            <w:right w:val="none" w:sz="0" w:space="0" w:color="auto"/>
          </w:divBdr>
        </w:div>
        <w:div w:id="1959405619">
          <w:marLeft w:val="480"/>
          <w:marRight w:val="0"/>
          <w:marTop w:val="0"/>
          <w:marBottom w:val="0"/>
          <w:divBdr>
            <w:top w:val="none" w:sz="0" w:space="0" w:color="auto"/>
            <w:left w:val="none" w:sz="0" w:space="0" w:color="auto"/>
            <w:bottom w:val="none" w:sz="0" w:space="0" w:color="auto"/>
            <w:right w:val="none" w:sz="0" w:space="0" w:color="auto"/>
          </w:divBdr>
        </w:div>
        <w:div w:id="1463692087">
          <w:marLeft w:val="480"/>
          <w:marRight w:val="0"/>
          <w:marTop w:val="0"/>
          <w:marBottom w:val="0"/>
          <w:divBdr>
            <w:top w:val="none" w:sz="0" w:space="0" w:color="auto"/>
            <w:left w:val="none" w:sz="0" w:space="0" w:color="auto"/>
            <w:bottom w:val="none" w:sz="0" w:space="0" w:color="auto"/>
            <w:right w:val="none" w:sz="0" w:space="0" w:color="auto"/>
          </w:divBdr>
        </w:div>
        <w:div w:id="333722711">
          <w:marLeft w:val="480"/>
          <w:marRight w:val="0"/>
          <w:marTop w:val="0"/>
          <w:marBottom w:val="0"/>
          <w:divBdr>
            <w:top w:val="none" w:sz="0" w:space="0" w:color="auto"/>
            <w:left w:val="none" w:sz="0" w:space="0" w:color="auto"/>
            <w:bottom w:val="none" w:sz="0" w:space="0" w:color="auto"/>
            <w:right w:val="none" w:sz="0" w:space="0" w:color="auto"/>
          </w:divBdr>
        </w:div>
        <w:div w:id="118884633">
          <w:marLeft w:val="480"/>
          <w:marRight w:val="0"/>
          <w:marTop w:val="0"/>
          <w:marBottom w:val="0"/>
          <w:divBdr>
            <w:top w:val="none" w:sz="0" w:space="0" w:color="auto"/>
            <w:left w:val="none" w:sz="0" w:space="0" w:color="auto"/>
            <w:bottom w:val="none" w:sz="0" w:space="0" w:color="auto"/>
            <w:right w:val="none" w:sz="0" w:space="0" w:color="auto"/>
          </w:divBdr>
        </w:div>
        <w:div w:id="1624075159">
          <w:marLeft w:val="480"/>
          <w:marRight w:val="0"/>
          <w:marTop w:val="0"/>
          <w:marBottom w:val="0"/>
          <w:divBdr>
            <w:top w:val="none" w:sz="0" w:space="0" w:color="auto"/>
            <w:left w:val="none" w:sz="0" w:space="0" w:color="auto"/>
            <w:bottom w:val="none" w:sz="0" w:space="0" w:color="auto"/>
            <w:right w:val="none" w:sz="0" w:space="0" w:color="auto"/>
          </w:divBdr>
        </w:div>
        <w:div w:id="1311443599">
          <w:marLeft w:val="480"/>
          <w:marRight w:val="0"/>
          <w:marTop w:val="0"/>
          <w:marBottom w:val="0"/>
          <w:divBdr>
            <w:top w:val="none" w:sz="0" w:space="0" w:color="auto"/>
            <w:left w:val="none" w:sz="0" w:space="0" w:color="auto"/>
            <w:bottom w:val="none" w:sz="0" w:space="0" w:color="auto"/>
            <w:right w:val="none" w:sz="0" w:space="0" w:color="auto"/>
          </w:divBdr>
        </w:div>
        <w:div w:id="787821452">
          <w:marLeft w:val="480"/>
          <w:marRight w:val="0"/>
          <w:marTop w:val="0"/>
          <w:marBottom w:val="0"/>
          <w:divBdr>
            <w:top w:val="none" w:sz="0" w:space="0" w:color="auto"/>
            <w:left w:val="none" w:sz="0" w:space="0" w:color="auto"/>
            <w:bottom w:val="none" w:sz="0" w:space="0" w:color="auto"/>
            <w:right w:val="none" w:sz="0" w:space="0" w:color="auto"/>
          </w:divBdr>
        </w:div>
        <w:div w:id="853301825">
          <w:marLeft w:val="480"/>
          <w:marRight w:val="0"/>
          <w:marTop w:val="0"/>
          <w:marBottom w:val="0"/>
          <w:divBdr>
            <w:top w:val="none" w:sz="0" w:space="0" w:color="auto"/>
            <w:left w:val="none" w:sz="0" w:space="0" w:color="auto"/>
            <w:bottom w:val="none" w:sz="0" w:space="0" w:color="auto"/>
            <w:right w:val="none" w:sz="0" w:space="0" w:color="auto"/>
          </w:divBdr>
        </w:div>
        <w:div w:id="1293974570">
          <w:marLeft w:val="480"/>
          <w:marRight w:val="0"/>
          <w:marTop w:val="0"/>
          <w:marBottom w:val="0"/>
          <w:divBdr>
            <w:top w:val="none" w:sz="0" w:space="0" w:color="auto"/>
            <w:left w:val="none" w:sz="0" w:space="0" w:color="auto"/>
            <w:bottom w:val="none" w:sz="0" w:space="0" w:color="auto"/>
            <w:right w:val="none" w:sz="0" w:space="0" w:color="auto"/>
          </w:divBdr>
        </w:div>
      </w:divsChild>
    </w:div>
    <w:div w:id="87046372">
      <w:bodyDiv w:val="1"/>
      <w:marLeft w:val="0"/>
      <w:marRight w:val="0"/>
      <w:marTop w:val="0"/>
      <w:marBottom w:val="0"/>
      <w:divBdr>
        <w:top w:val="none" w:sz="0" w:space="0" w:color="auto"/>
        <w:left w:val="none" w:sz="0" w:space="0" w:color="auto"/>
        <w:bottom w:val="none" w:sz="0" w:space="0" w:color="auto"/>
        <w:right w:val="none" w:sz="0" w:space="0" w:color="auto"/>
      </w:divBdr>
      <w:divsChild>
        <w:div w:id="43676392">
          <w:marLeft w:val="480"/>
          <w:marRight w:val="0"/>
          <w:marTop w:val="0"/>
          <w:marBottom w:val="0"/>
          <w:divBdr>
            <w:top w:val="none" w:sz="0" w:space="0" w:color="auto"/>
            <w:left w:val="none" w:sz="0" w:space="0" w:color="auto"/>
            <w:bottom w:val="none" w:sz="0" w:space="0" w:color="auto"/>
            <w:right w:val="none" w:sz="0" w:space="0" w:color="auto"/>
          </w:divBdr>
        </w:div>
        <w:div w:id="102464348">
          <w:marLeft w:val="480"/>
          <w:marRight w:val="0"/>
          <w:marTop w:val="0"/>
          <w:marBottom w:val="0"/>
          <w:divBdr>
            <w:top w:val="none" w:sz="0" w:space="0" w:color="auto"/>
            <w:left w:val="none" w:sz="0" w:space="0" w:color="auto"/>
            <w:bottom w:val="none" w:sz="0" w:space="0" w:color="auto"/>
            <w:right w:val="none" w:sz="0" w:space="0" w:color="auto"/>
          </w:divBdr>
        </w:div>
        <w:div w:id="12808313">
          <w:marLeft w:val="480"/>
          <w:marRight w:val="0"/>
          <w:marTop w:val="0"/>
          <w:marBottom w:val="0"/>
          <w:divBdr>
            <w:top w:val="none" w:sz="0" w:space="0" w:color="auto"/>
            <w:left w:val="none" w:sz="0" w:space="0" w:color="auto"/>
            <w:bottom w:val="none" w:sz="0" w:space="0" w:color="auto"/>
            <w:right w:val="none" w:sz="0" w:space="0" w:color="auto"/>
          </w:divBdr>
        </w:div>
        <w:div w:id="1812673106">
          <w:marLeft w:val="480"/>
          <w:marRight w:val="0"/>
          <w:marTop w:val="0"/>
          <w:marBottom w:val="0"/>
          <w:divBdr>
            <w:top w:val="none" w:sz="0" w:space="0" w:color="auto"/>
            <w:left w:val="none" w:sz="0" w:space="0" w:color="auto"/>
            <w:bottom w:val="none" w:sz="0" w:space="0" w:color="auto"/>
            <w:right w:val="none" w:sz="0" w:space="0" w:color="auto"/>
          </w:divBdr>
        </w:div>
        <w:div w:id="552624125">
          <w:marLeft w:val="480"/>
          <w:marRight w:val="0"/>
          <w:marTop w:val="0"/>
          <w:marBottom w:val="0"/>
          <w:divBdr>
            <w:top w:val="none" w:sz="0" w:space="0" w:color="auto"/>
            <w:left w:val="none" w:sz="0" w:space="0" w:color="auto"/>
            <w:bottom w:val="none" w:sz="0" w:space="0" w:color="auto"/>
            <w:right w:val="none" w:sz="0" w:space="0" w:color="auto"/>
          </w:divBdr>
        </w:div>
        <w:div w:id="1629049269">
          <w:marLeft w:val="480"/>
          <w:marRight w:val="0"/>
          <w:marTop w:val="0"/>
          <w:marBottom w:val="0"/>
          <w:divBdr>
            <w:top w:val="none" w:sz="0" w:space="0" w:color="auto"/>
            <w:left w:val="none" w:sz="0" w:space="0" w:color="auto"/>
            <w:bottom w:val="none" w:sz="0" w:space="0" w:color="auto"/>
            <w:right w:val="none" w:sz="0" w:space="0" w:color="auto"/>
          </w:divBdr>
        </w:div>
        <w:div w:id="828129960">
          <w:marLeft w:val="480"/>
          <w:marRight w:val="0"/>
          <w:marTop w:val="0"/>
          <w:marBottom w:val="0"/>
          <w:divBdr>
            <w:top w:val="none" w:sz="0" w:space="0" w:color="auto"/>
            <w:left w:val="none" w:sz="0" w:space="0" w:color="auto"/>
            <w:bottom w:val="none" w:sz="0" w:space="0" w:color="auto"/>
            <w:right w:val="none" w:sz="0" w:space="0" w:color="auto"/>
          </w:divBdr>
        </w:div>
        <w:div w:id="149714188">
          <w:marLeft w:val="480"/>
          <w:marRight w:val="0"/>
          <w:marTop w:val="0"/>
          <w:marBottom w:val="0"/>
          <w:divBdr>
            <w:top w:val="none" w:sz="0" w:space="0" w:color="auto"/>
            <w:left w:val="none" w:sz="0" w:space="0" w:color="auto"/>
            <w:bottom w:val="none" w:sz="0" w:space="0" w:color="auto"/>
            <w:right w:val="none" w:sz="0" w:space="0" w:color="auto"/>
          </w:divBdr>
        </w:div>
      </w:divsChild>
    </w:div>
    <w:div w:id="89012008">
      <w:bodyDiv w:val="1"/>
      <w:marLeft w:val="0"/>
      <w:marRight w:val="0"/>
      <w:marTop w:val="0"/>
      <w:marBottom w:val="0"/>
      <w:divBdr>
        <w:top w:val="none" w:sz="0" w:space="0" w:color="auto"/>
        <w:left w:val="none" w:sz="0" w:space="0" w:color="auto"/>
        <w:bottom w:val="none" w:sz="0" w:space="0" w:color="auto"/>
        <w:right w:val="none" w:sz="0" w:space="0" w:color="auto"/>
      </w:divBdr>
      <w:divsChild>
        <w:div w:id="199629912">
          <w:marLeft w:val="480"/>
          <w:marRight w:val="0"/>
          <w:marTop w:val="0"/>
          <w:marBottom w:val="0"/>
          <w:divBdr>
            <w:top w:val="none" w:sz="0" w:space="0" w:color="auto"/>
            <w:left w:val="none" w:sz="0" w:space="0" w:color="auto"/>
            <w:bottom w:val="none" w:sz="0" w:space="0" w:color="auto"/>
            <w:right w:val="none" w:sz="0" w:space="0" w:color="auto"/>
          </w:divBdr>
        </w:div>
        <w:div w:id="1467233789">
          <w:marLeft w:val="480"/>
          <w:marRight w:val="0"/>
          <w:marTop w:val="0"/>
          <w:marBottom w:val="0"/>
          <w:divBdr>
            <w:top w:val="none" w:sz="0" w:space="0" w:color="auto"/>
            <w:left w:val="none" w:sz="0" w:space="0" w:color="auto"/>
            <w:bottom w:val="none" w:sz="0" w:space="0" w:color="auto"/>
            <w:right w:val="none" w:sz="0" w:space="0" w:color="auto"/>
          </w:divBdr>
        </w:div>
        <w:div w:id="2115132224">
          <w:marLeft w:val="480"/>
          <w:marRight w:val="0"/>
          <w:marTop w:val="0"/>
          <w:marBottom w:val="0"/>
          <w:divBdr>
            <w:top w:val="none" w:sz="0" w:space="0" w:color="auto"/>
            <w:left w:val="none" w:sz="0" w:space="0" w:color="auto"/>
            <w:bottom w:val="none" w:sz="0" w:space="0" w:color="auto"/>
            <w:right w:val="none" w:sz="0" w:space="0" w:color="auto"/>
          </w:divBdr>
        </w:div>
        <w:div w:id="1345551124">
          <w:marLeft w:val="480"/>
          <w:marRight w:val="0"/>
          <w:marTop w:val="0"/>
          <w:marBottom w:val="0"/>
          <w:divBdr>
            <w:top w:val="none" w:sz="0" w:space="0" w:color="auto"/>
            <w:left w:val="none" w:sz="0" w:space="0" w:color="auto"/>
            <w:bottom w:val="none" w:sz="0" w:space="0" w:color="auto"/>
            <w:right w:val="none" w:sz="0" w:space="0" w:color="auto"/>
          </w:divBdr>
        </w:div>
        <w:div w:id="1999190009">
          <w:marLeft w:val="480"/>
          <w:marRight w:val="0"/>
          <w:marTop w:val="0"/>
          <w:marBottom w:val="0"/>
          <w:divBdr>
            <w:top w:val="none" w:sz="0" w:space="0" w:color="auto"/>
            <w:left w:val="none" w:sz="0" w:space="0" w:color="auto"/>
            <w:bottom w:val="none" w:sz="0" w:space="0" w:color="auto"/>
            <w:right w:val="none" w:sz="0" w:space="0" w:color="auto"/>
          </w:divBdr>
        </w:div>
        <w:div w:id="1074812586">
          <w:marLeft w:val="480"/>
          <w:marRight w:val="0"/>
          <w:marTop w:val="0"/>
          <w:marBottom w:val="0"/>
          <w:divBdr>
            <w:top w:val="none" w:sz="0" w:space="0" w:color="auto"/>
            <w:left w:val="none" w:sz="0" w:space="0" w:color="auto"/>
            <w:bottom w:val="none" w:sz="0" w:space="0" w:color="auto"/>
            <w:right w:val="none" w:sz="0" w:space="0" w:color="auto"/>
          </w:divBdr>
        </w:div>
        <w:div w:id="75827545">
          <w:marLeft w:val="480"/>
          <w:marRight w:val="0"/>
          <w:marTop w:val="0"/>
          <w:marBottom w:val="0"/>
          <w:divBdr>
            <w:top w:val="none" w:sz="0" w:space="0" w:color="auto"/>
            <w:left w:val="none" w:sz="0" w:space="0" w:color="auto"/>
            <w:bottom w:val="none" w:sz="0" w:space="0" w:color="auto"/>
            <w:right w:val="none" w:sz="0" w:space="0" w:color="auto"/>
          </w:divBdr>
        </w:div>
        <w:div w:id="433521068">
          <w:marLeft w:val="480"/>
          <w:marRight w:val="0"/>
          <w:marTop w:val="0"/>
          <w:marBottom w:val="0"/>
          <w:divBdr>
            <w:top w:val="none" w:sz="0" w:space="0" w:color="auto"/>
            <w:left w:val="none" w:sz="0" w:space="0" w:color="auto"/>
            <w:bottom w:val="none" w:sz="0" w:space="0" w:color="auto"/>
            <w:right w:val="none" w:sz="0" w:space="0" w:color="auto"/>
          </w:divBdr>
        </w:div>
        <w:div w:id="1180967086">
          <w:marLeft w:val="480"/>
          <w:marRight w:val="0"/>
          <w:marTop w:val="0"/>
          <w:marBottom w:val="0"/>
          <w:divBdr>
            <w:top w:val="none" w:sz="0" w:space="0" w:color="auto"/>
            <w:left w:val="none" w:sz="0" w:space="0" w:color="auto"/>
            <w:bottom w:val="none" w:sz="0" w:space="0" w:color="auto"/>
            <w:right w:val="none" w:sz="0" w:space="0" w:color="auto"/>
          </w:divBdr>
        </w:div>
        <w:div w:id="924608930">
          <w:marLeft w:val="480"/>
          <w:marRight w:val="0"/>
          <w:marTop w:val="0"/>
          <w:marBottom w:val="0"/>
          <w:divBdr>
            <w:top w:val="none" w:sz="0" w:space="0" w:color="auto"/>
            <w:left w:val="none" w:sz="0" w:space="0" w:color="auto"/>
            <w:bottom w:val="none" w:sz="0" w:space="0" w:color="auto"/>
            <w:right w:val="none" w:sz="0" w:space="0" w:color="auto"/>
          </w:divBdr>
        </w:div>
        <w:div w:id="860121443">
          <w:marLeft w:val="480"/>
          <w:marRight w:val="0"/>
          <w:marTop w:val="0"/>
          <w:marBottom w:val="0"/>
          <w:divBdr>
            <w:top w:val="none" w:sz="0" w:space="0" w:color="auto"/>
            <w:left w:val="none" w:sz="0" w:space="0" w:color="auto"/>
            <w:bottom w:val="none" w:sz="0" w:space="0" w:color="auto"/>
            <w:right w:val="none" w:sz="0" w:space="0" w:color="auto"/>
          </w:divBdr>
        </w:div>
      </w:divsChild>
    </w:div>
    <w:div w:id="108280595">
      <w:bodyDiv w:val="1"/>
      <w:marLeft w:val="0"/>
      <w:marRight w:val="0"/>
      <w:marTop w:val="0"/>
      <w:marBottom w:val="0"/>
      <w:divBdr>
        <w:top w:val="none" w:sz="0" w:space="0" w:color="auto"/>
        <w:left w:val="none" w:sz="0" w:space="0" w:color="auto"/>
        <w:bottom w:val="none" w:sz="0" w:space="0" w:color="auto"/>
        <w:right w:val="none" w:sz="0" w:space="0" w:color="auto"/>
      </w:divBdr>
    </w:div>
    <w:div w:id="129441278">
      <w:bodyDiv w:val="1"/>
      <w:marLeft w:val="0"/>
      <w:marRight w:val="0"/>
      <w:marTop w:val="0"/>
      <w:marBottom w:val="0"/>
      <w:divBdr>
        <w:top w:val="none" w:sz="0" w:space="0" w:color="auto"/>
        <w:left w:val="none" w:sz="0" w:space="0" w:color="auto"/>
        <w:bottom w:val="none" w:sz="0" w:space="0" w:color="auto"/>
        <w:right w:val="none" w:sz="0" w:space="0" w:color="auto"/>
      </w:divBdr>
    </w:div>
    <w:div w:id="173569730">
      <w:bodyDiv w:val="1"/>
      <w:marLeft w:val="0"/>
      <w:marRight w:val="0"/>
      <w:marTop w:val="0"/>
      <w:marBottom w:val="0"/>
      <w:divBdr>
        <w:top w:val="none" w:sz="0" w:space="0" w:color="auto"/>
        <w:left w:val="none" w:sz="0" w:space="0" w:color="auto"/>
        <w:bottom w:val="none" w:sz="0" w:space="0" w:color="auto"/>
        <w:right w:val="none" w:sz="0" w:space="0" w:color="auto"/>
      </w:divBdr>
      <w:divsChild>
        <w:div w:id="1556038493">
          <w:marLeft w:val="480"/>
          <w:marRight w:val="0"/>
          <w:marTop w:val="0"/>
          <w:marBottom w:val="0"/>
          <w:divBdr>
            <w:top w:val="none" w:sz="0" w:space="0" w:color="auto"/>
            <w:left w:val="none" w:sz="0" w:space="0" w:color="auto"/>
            <w:bottom w:val="none" w:sz="0" w:space="0" w:color="auto"/>
            <w:right w:val="none" w:sz="0" w:space="0" w:color="auto"/>
          </w:divBdr>
        </w:div>
        <w:div w:id="316424830">
          <w:marLeft w:val="480"/>
          <w:marRight w:val="0"/>
          <w:marTop w:val="0"/>
          <w:marBottom w:val="0"/>
          <w:divBdr>
            <w:top w:val="none" w:sz="0" w:space="0" w:color="auto"/>
            <w:left w:val="none" w:sz="0" w:space="0" w:color="auto"/>
            <w:bottom w:val="none" w:sz="0" w:space="0" w:color="auto"/>
            <w:right w:val="none" w:sz="0" w:space="0" w:color="auto"/>
          </w:divBdr>
        </w:div>
        <w:div w:id="890270970">
          <w:marLeft w:val="480"/>
          <w:marRight w:val="0"/>
          <w:marTop w:val="0"/>
          <w:marBottom w:val="0"/>
          <w:divBdr>
            <w:top w:val="none" w:sz="0" w:space="0" w:color="auto"/>
            <w:left w:val="none" w:sz="0" w:space="0" w:color="auto"/>
            <w:bottom w:val="none" w:sz="0" w:space="0" w:color="auto"/>
            <w:right w:val="none" w:sz="0" w:space="0" w:color="auto"/>
          </w:divBdr>
        </w:div>
        <w:div w:id="966744181">
          <w:marLeft w:val="480"/>
          <w:marRight w:val="0"/>
          <w:marTop w:val="0"/>
          <w:marBottom w:val="0"/>
          <w:divBdr>
            <w:top w:val="none" w:sz="0" w:space="0" w:color="auto"/>
            <w:left w:val="none" w:sz="0" w:space="0" w:color="auto"/>
            <w:bottom w:val="none" w:sz="0" w:space="0" w:color="auto"/>
            <w:right w:val="none" w:sz="0" w:space="0" w:color="auto"/>
          </w:divBdr>
        </w:div>
        <w:div w:id="918830959">
          <w:marLeft w:val="480"/>
          <w:marRight w:val="0"/>
          <w:marTop w:val="0"/>
          <w:marBottom w:val="0"/>
          <w:divBdr>
            <w:top w:val="none" w:sz="0" w:space="0" w:color="auto"/>
            <w:left w:val="none" w:sz="0" w:space="0" w:color="auto"/>
            <w:bottom w:val="none" w:sz="0" w:space="0" w:color="auto"/>
            <w:right w:val="none" w:sz="0" w:space="0" w:color="auto"/>
          </w:divBdr>
        </w:div>
        <w:div w:id="1783262989">
          <w:marLeft w:val="480"/>
          <w:marRight w:val="0"/>
          <w:marTop w:val="0"/>
          <w:marBottom w:val="0"/>
          <w:divBdr>
            <w:top w:val="none" w:sz="0" w:space="0" w:color="auto"/>
            <w:left w:val="none" w:sz="0" w:space="0" w:color="auto"/>
            <w:bottom w:val="none" w:sz="0" w:space="0" w:color="auto"/>
            <w:right w:val="none" w:sz="0" w:space="0" w:color="auto"/>
          </w:divBdr>
        </w:div>
        <w:div w:id="1720975599">
          <w:marLeft w:val="480"/>
          <w:marRight w:val="0"/>
          <w:marTop w:val="0"/>
          <w:marBottom w:val="0"/>
          <w:divBdr>
            <w:top w:val="none" w:sz="0" w:space="0" w:color="auto"/>
            <w:left w:val="none" w:sz="0" w:space="0" w:color="auto"/>
            <w:bottom w:val="none" w:sz="0" w:space="0" w:color="auto"/>
            <w:right w:val="none" w:sz="0" w:space="0" w:color="auto"/>
          </w:divBdr>
        </w:div>
        <w:div w:id="1973367028">
          <w:marLeft w:val="480"/>
          <w:marRight w:val="0"/>
          <w:marTop w:val="0"/>
          <w:marBottom w:val="0"/>
          <w:divBdr>
            <w:top w:val="none" w:sz="0" w:space="0" w:color="auto"/>
            <w:left w:val="none" w:sz="0" w:space="0" w:color="auto"/>
            <w:bottom w:val="none" w:sz="0" w:space="0" w:color="auto"/>
            <w:right w:val="none" w:sz="0" w:space="0" w:color="auto"/>
          </w:divBdr>
        </w:div>
        <w:div w:id="2032295414">
          <w:marLeft w:val="480"/>
          <w:marRight w:val="0"/>
          <w:marTop w:val="0"/>
          <w:marBottom w:val="0"/>
          <w:divBdr>
            <w:top w:val="none" w:sz="0" w:space="0" w:color="auto"/>
            <w:left w:val="none" w:sz="0" w:space="0" w:color="auto"/>
            <w:bottom w:val="none" w:sz="0" w:space="0" w:color="auto"/>
            <w:right w:val="none" w:sz="0" w:space="0" w:color="auto"/>
          </w:divBdr>
        </w:div>
        <w:div w:id="1091775884">
          <w:marLeft w:val="480"/>
          <w:marRight w:val="0"/>
          <w:marTop w:val="0"/>
          <w:marBottom w:val="0"/>
          <w:divBdr>
            <w:top w:val="none" w:sz="0" w:space="0" w:color="auto"/>
            <w:left w:val="none" w:sz="0" w:space="0" w:color="auto"/>
            <w:bottom w:val="none" w:sz="0" w:space="0" w:color="auto"/>
            <w:right w:val="none" w:sz="0" w:space="0" w:color="auto"/>
          </w:divBdr>
        </w:div>
        <w:div w:id="1897425373">
          <w:marLeft w:val="480"/>
          <w:marRight w:val="0"/>
          <w:marTop w:val="0"/>
          <w:marBottom w:val="0"/>
          <w:divBdr>
            <w:top w:val="none" w:sz="0" w:space="0" w:color="auto"/>
            <w:left w:val="none" w:sz="0" w:space="0" w:color="auto"/>
            <w:bottom w:val="none" w:sz="0" w:space="0" w:color="auto"/>
            <w:right w:val="none" w:sz="0" w:space="0" w:color="auto"/>
          </w:divBdr>
        </w:div>
        <w:div w:id="703595576">
          <w:marLeft w:val="480"/>
          <w:marRight w:val="0"/>
          <w:marTop w:val="0"/>
          <w:marBottom w:val="0"/>
          <w:divBdr>
            <w:top w:val="none" w:sz="0" w:space="0" w:color="auto"/>
            <w:left w:val="none" w:sz="0" w:space="0" w:color="auto"/>
            <w:bottom w:val="none" w:sz="0" w:space="0" w:color="auto"/>
            <w:right w:val="none" w:sz="0" w:space="0" w:color="auto"/>
          </w:divBdr>
        </w:div>
        <w:div w:id="1435832254">
          <w:marLeft w:val="480"/>
          <w:marRight w:val="0"/>
          <w:marTop w:val="0"/>
          <w:marBottom w:val="0"/>
          <w:divBdr>
            <w:top w:val="none" w:sz="0" w:space="0" w:color="auto"/>
            <w:left w:val="none" w:sz="0" w:space="0" w:color="auto"/>
            <w:bottom w:val="none" w:sz="0" w:space="0" w:color="auto"/>
            <w:right w:val="none" w:sz="0" w:space="0" w:color="auto"/>
          </w:divBdr>
        </w:div>
        <w:div w:id="1248224061">
          <w:marLeft w:val="480"/>
          <w:marRight w:val="0"/>
          <w:marTop w:val="0"/>
          <w:marBottom w:val="0"/>
          <w:divBdr>
            <w:top w:val="none" w:sz="0" w:space="0" w:color="auto"/>
            <w:left w:val="none" w:sz="0" w:space="0" w:color="auto"/>
            <w:bottom w:val="none" w:sz="0" w:space="0" w:color="auto"/>
            <w:right w:val="none" w:sz="0" w:space="0" w:color="auto"/>
          </w:divBdr>
        </w:div>
        <w:div w:id="1140224783">
          <w:marLeft w:val="480"/>
          <w:marRight w:val="0"/>
          <w:marTop w:val="0"/>
          <w:marBottom w:val="0"/>
          <w:divBdr>
            <w:top w:val="none" w:sz="0" w:space="0" w:color="auto"/>
            <w:left w:val="none" w:sz="0" w:space="0" w:color="auto"/>
            <w:bottom w:val="none" w:sz="0" w:space="0" w:color="auto"/>
            <w:right w:val="none" w:sz="0" w:space="0" w:color="auto"/>
          </w:divBdr>
        </w:div>
        <w:div w:id="880433065">
          <w:marLeft w:val="480"/>
          <w:marRight w:val="0"/>
          <w:marTop w:val="0"/>
          <w:marBottom w:val="0"/>
          <w:divBdr>
            <w:top w:val="none" w:sz="0" w:space="0" w:color="auto"/>
            <w:left w:val="none" w:sz="0" w:space="0" w:color="auto"/>
            <w:bottom w:val="none" w:sz="0" w:space="0" w:color="auto"/>
            <w:right w:val="none" w:sz="0" w:space="0" w:color="auto"/>
          </w:divBdr>
        </w:div>
      </w:divsChild>
    </w:div>
    <w:div w:id="276108146">
      <w:bodyDiv w:val="1"/>
      <w:marLeft w:val="0"/>
      <w:marRight w:val="0"/>
      <w:marTop w:val="0"/>
      <w:marBottom w:val="0"/>
      <w:divBdr>
        <w:top w:val="none" w:sz="0" w:space="0" w:color="auto"/>
        <w:left w:val="none" w:sz="0" w:space="0" w:color="auto"/>
        <w:bottom w:val="none" w:sz="0" w:space="0" w:color="auto"/>
        <w:right w:val="none" w:sz="0" w:space="0" w:color="auto"/>
      </w:divBdr>
      <w:divsChild>
        <w:div w:id="1170024500">
          <w:marLeft w:val="480"/>
          <w:marRight w:val="0"/>
          <w:marTop w:val="0"/>
          <w:marBottom w:val="0"/>
          <w:divBdr>
            <w:top w:val="none" w:sz="0" w:space="0" w:color="auto"/>
            <w:left w:val="none" w:sz="0" w:space="0" w:color="auto"/>
            <w:bottom w:val="none" w:sz="0" w:space="0" w:color="auto"/>
            <w:right w:val="none" w:sz="0" w:space="0" w:color="auto"/>
          </w:divBdr>
        </w:div>
        <w:div w:id="1847089153">
          <w:marLeft w:val="480"/>
          <w:marRight w:val="0"/>
          <w:marTop w:val="0"/>
          <w:marBottom w:val="0"/>
          <w:divBdr>
            <w:top w:val="none" w:sz="0" w:space="0" w:color="auto"/>
            <w:left w:val="none" w:sz="0" w:space="0" w:color="auto"/>
            <w:bottom w:val="none" w:sz="0" w:space="0" w:color="auto"/>
            <w:right w:val="none" w:sz="0" w:space="0" w:color="auto"/>
          </w:divBdr>
        </w:div>
        <w:div w:id="1306666088">
          <w:marLeft w:val="480"/>
          <w:marRight w:val="0"/>
          <w:marTop w:val="0"/>
          <w:marBottom w:val="0"/>
          <w:divBdr>
            <w:top w:val="none" w:sz="0" w:space="0" w:color="auto"/>
            <w:left w:val="none" w:sz="0" w:space="0" w:color="auto"/>
            <w:bottom w:val="none" w:sz="0" w:space="0" w:color="auto"/>
            <w:right w:val="none" w:sz="0" w:space="0" w:color="auto"/>
          </w:divBdr>
        </w:div>
        <w:div w:id="1622569912">
          <w:marLeft w:val="480"/>
          <w:marRight w:val="0"/>
          <w:marTop w:val="0"/>
          <w:marBottom w:val="0"/>
          <w:divBdr>
            <w:top w:val="none" w:sz="0" w:space="0" w:color="auto"/>
            <w:left w:val="none" w:sz="0" w:space="0" w:color="auto"/>
            <w:bottom w:val="none" w:sz="0" w:space="0" w:color="auto"/>
            <w:right w:val="none" w:sz="0" w:space="0" w:color="auto"/>
          </w:divBdr>
        </w:div>
        <w:div w:id="983240967">
          <w:marLeft w:val="480"/>
          <w:marRight w:val="0"/>
          <w:marTop w:val="0"/>
          <w:marBottom w:val="0"/>
          <w:divBdr>
            <w:top w:val="none" w:sz="0" w:space="0" w:color="auto"/>
            <w:left w:val="none" w:sz="0" w:space="0" w:color="auto"/>
            <w:bottom w:val="none" w:sz="0" w:space="0" w:color="auto"/>
            <w:right w:val="none" w:sz="0" w:space="0" w:color="auto"/>
          </w:divBdr>
        </w:div>
        <w:div w:id="2064140318">
          <w:marLeft w:val="480"/>
          <w:marRight w:val="0"/>
          <w:marTop w:val="0"/>
          <w:marBottom w:val="0"/>
          <w:divBdr>
            <w:top w:val="none" w:sz="0" w:space="0" w:color="auto"/>
            <w:left w:val="none" w:sz="0" w:space="0" w:color="auto"/>
            <w:bottom w:val="none" w:sz="0" w:space="0" w:color="auto"/>
            <w:right w:val="none" w:sz="0" w:space="0" w:color="auto"/>
          </w:divBdr>
        </w:div>
        <w:div w:id="32465660">
          <w:marLeft w:val="480"/>
          <w:marRight w:val="0"/>
          <w:marTop w:val="0"/>
          <w:marBottom w:val="0"/>
          <w:divBdr>
            <w:top w:val="none" w:sz="0" w:space="0" w:color="auto"/>
            <w:left w:val="none" w:sz="0" w:space="0" w:color="auto"/>
            <w:bottom w:val="none" w:sz="0" w:space="0" w:color="auto"/>
            <w:right w:val="none" w:sz="0" w:space="0" w:color="auto"/>
          </w:divBdr>
        </w:div>
        <w:div w:id="536242960">
          <w:marLeft w:val="480"/>
          <w:marRight w:val="0"/>
          <w:marTop w:val="0"/>
          <w:marBottom w:val="0"/>
          <w:divBdr>
            <w:top w:val="none" w:sz="0" w:space="0" w:color="auto"/>
            <w:left w:val="none" w:sz="0" w:space="0" w:color="auto"/>
            <w:bottom w:val="none" w:sz="0" w:space="0" w:color="auto"/>
            <w:right w:val="none" w:sz="0" w:space="0" w:color="auto"/>
          </w:divBdr>
        </w:div>
        <w:div w:id="1458060164">
          <w:marLeft w:val="480"/>
          <w:marRight w:val="0"/>
          <w:marTop w:val="0"/>
          <w:marBottom w:val="0"/>
          <w:divBdr>
            <w:top w:val="none" w:sz="0" w:space="0" w:color="auto"/>
            <w:left w:val="none" w:sz="0" w:space="0" w:color="auto"/>
            <w:bottom w:val="none" w:sz="0" w:space="0" w:color="auto"/>
            <w:right w:val="none" w:sz="0" w:space="0" w:color="auto"/>
          </w:divBdr>
        </w:div>
      </w:divsChild>
    </w:div>
    <w:div w:id="348873336">
      <w:bodyDiv w:val="1"/>
      <w:marLeft w:val="0"/>
      <w:marRight w:val="0"/>
      <w:marTop w:val="0"/>
      <w:marBottom w:val="0"/>
      <w:divBdr>
        <w:top w:val="none" w:sz="0" w:space="0" w:color="auto"/>
        <w:left w:val="none" w:sz="0" w:space="0" w:color="auto"/>
        <w:bottom w:val="none" w:sz="0" w:space="0" w:color="auto"/>
        <w:right w:val="none" w:sz="0" w:space="0" w:color="auto"/>
      </w:divBdr>
    </w:div>
    <w:div w:id="366873957">
      <w:bodyDiv w:val="1"/>
      <w:marLeft w:val="0"/>
      <w:marRight w:val="0"/>
      <w:marTop w:val="0"/>
      <w:marBottom w:val="0"/>
      <w:divBdr>
        <w:top w:val="none" w:sz="0" w:space="0" w:color="auto"/>
        <w:left w:val="none" w:sz="0" w:space="0" w:color="auto"/>
        <w:bottom w:val="none" w:sz="0" w:space="0" w:color="auto"/>
        <w:right w:val="none" w:sz="0" w:space="0" w:color="auto"/>
      </w:divBdr>
    </w:div>
    <w:div w:id="414783561">
      <w:bodyDiv w:val="1"/>
      <w:marLeft w:val="0"/>
      <w:marRight w:val="0"/>
      <w:marTop w:val="0"/>
      <w:marBottom w:val="0"/>
      <w:divBdr>
        <w:top w:val="none" w:sz="0" w:space="0" w:color="auto"/>
        <w:left w:val="none" w:sz="0" w:space="0" w:color="auto"/>
        <w:bottom w:val="none" w:sz="0" w:space="0" w:color="auto"/>
        <w:right w:val="none" w:sz="0" w:space="0" w:color="auto"/>
      </w:divBdr>
      <w:divsChild>
        <w:div w:id="1222640537">
          <w:marLeft w:val="480"/>
          <w:marRight w:val="0"/>
          <w:marTop w:val="0"/>
          <w:marBottom w:val="0"/>
          <w:divBdr>
            <w:top w:val="none" w:sz="0" w:space="0" w:color="auto"/>
            <w:left w:val="none" w:sz="0" w:space="0" w:color="auto"/>
            <w:bottom w:val="none" w:sz="0" w:space="0" w:color="auto"/>
            <w:right w:val="none" w:sz="0" w:space="0" w:color="auto"/>
          </w:divBdr>
        </w:div>
        <w:div w:id="276061795">
          <w:marLeft w:val="480"/>
          <w:marRight w:val="0"/>
          <w:marTop w:val="0"/>
          <w:marBottom w:val="0"/>
          <w:divBdr>
            <w:top w:val="none" w:sz="0" w:space="0" w:color="auto"/>
            <w:left w:val="none" w:sz="0" w:space="0" w:color="auto"/>
            <w:bottom w:val="none" w:sz="0" w:space="0" w:color="auto"/>
            <w:right w:val="none" w:sz="0" w:space="0" w:color="auto"/>
          </w:divBdr>
        </w:div>
        <w:div w:id="495458913">
          <w:marLeft w:val="480"/>
          <w:marRight w:val="0"/>
          <w:marTop w:val="0"/>
          <w:marBottom w:val="0"/>
          <w:divBdr>
            <w:top w:val="none" w:sz="0" w:space="0" w:color="auto"/>
            <w:left w:val="none" w:sz="0" w:space="0" w:color="auto"/>
            <w:bottom w:val="none" w:sz="0" w:space="0" w:color="auto"/>
            <w:right w:val="none" w:sz="0" w:space="0" w:color="auto"/>
          </w:divBdr>
        </w:div>
        <w:div w:id="1003706522">
          <w:marLeft w:val="480"/>
          <w:marRight w:val="0"/>
          <w:marTop w:val="0"/>
          <w:marBottom w:val="0"/>
          <w:divBdr>
            <w:top w:val="none" w:sz="0" w:space="0" w:color="auto"/>
            <w:left w:val="none" w:sz="0" w:space="0" w:color="auto"/>
            <w:bottom w:val="none" w:sz="0" w:space="0" w:color="auto"/>
            <w:right w:val="none" w:sz="0" w:space="0" w:color="auto"/>
          </w:divBdr>
        </w:div>
        <w:div w:id="1450130279">
          <w:marLeft w:val="480"/>
          <w:marRight w:val="0"/>
          <w:marTop w:val="0"/>
          <w:marBottom w:val="0"/>
          <w:divBdr>
            <w:top w:val="none" w:sz="0" w:space="0" w:color="auto"/>
            <w:left w:val="none" w:sz="0" w:space="0" w:color="auto"/>
            <w:bottom w:val="none" w:sz="0" w:space="0" w:color="auto"/>
            <w:right w:val="none" w:sz="0" w:space="0" w:color="auto"/>
          </w:divBdr>
        </w:div>
        <w:div w:id="1731533228">
          <w:marLeft w:val="480"/>
          <w:marRight w:val="0"/>
          <w:marTop w:val="0"/>
          <w:marBottom w:val="0"/>
          <w:divBdr>
            <w:top w:val="none" w:sz="0" w:space="0" w:color="auto"/>
            <w:left w:val="none" w:sz="0" w:space="0" w:color="auto"/>
            <w:bottom w:val="none" w:sz="0" w:space="0" w:color="auto"/>
            <w:right w:val="none" w:sz="0" w:space="0" w:color="auto"/>
          </w:divBdr>
        </w:div>
        <w:div w:id="1488086330">
          <w:marLeft w:val="480"/>
          <w:marRight w:val="0"/>
          <w:marTop w:val="0"/>
          <w:marBottom w:val="0"/>
          <w:divBdr>
            <w:top w:val="none" w:sz="0" w:space="0" w:color="auto"/>
            <w:left w:val="none" w:sz="0" w:space="0" w:color="auto"/>
            <w:bottom w:val="none" w:sz="0" w:space="0" w:color="auto"/>
            <w:right w:val="none" w:sz="0" w:space="0" w:color="auto"/>
          </w:divBdr>
        </w:div>
        <w:div w:id="97605705">
          <w:marLeft w:val="480"/>
          <w:marRight w:val="0"/>
          <w:marTop w:val="0"/>
          <w:marBottom w:val="0"/>
          <w:divBdr>
            <w:top w:val="none" w:sz="0" w:space="0" w:color="auto"/>
            <w:left w:val="none" w:sz="0" w:space="0" w:color="auto"/>
            <w:bottom w:val="none" w:sz="0" w:space="0" w:color="auto"/>
            <w:right w:val="none" w:sz="0" w:space="0" w:color="auto"/>
          </w:divBdr>
        </w:div>
        <w:div w:id="1562327486">
          <w:marLeft w:val="480"/>
          <w:marRight w:val="0"/>
          <w:marTop w:val="0"/>
          <w:marBottom w:val="0"/>
          <w:divBdr>
            <w:top w:val="none" w:sz="0" w:space="0" w:color="auto"/>
            <w:left w:val="none" w:sz="0" w:space="0" w:color="auto"/>
            <w:bottom w:val="none" w:sz="0" w:space="0" w:color="auto"/>
            <w:right w:val="none" w:sz="0" w:space="0" w:color="auto"/>
          </w:divBdr>
        </w:div>
        <w:div w:id="1690443837">
          <w:marLeft w:val="480"/>
          <w:marRight w:val="0"/>
          <w:marTop w:val="0"/>
          <w:marBottom w:val="0"/>
          <w:divBdr>
            <w:top w:val="none" w:sz="0" w:space="0" w:color="auto"/>
            <w:left w:val="none" w:sz="0" w:space="0" w:color="auto"/>
            <w:bottom w:val="none" w:sz="0" w:space="0" w:color="auto"/>
            <w:right w:val="none" w:sz="0" w:space="0" w:color="auto"/>
          </w:divBdr>
        </w:div>
        <w:div w:id="312678698">
          <w:marLeft w:val="480"/>
          <w:marRight w:val="0"/>
          <w:marTop w:val="0"/>
          <w:marBottom w:val="0"/>
          <w:divBdr>
            <w:top w:val="none" w:sz="0" w:space="0" w:color="auto"/>
            <w:left w:val="none" w:sz="0" w:space="0" w:color="auto"/>
            <w:bottom w:val="none" w:sz="0" w:space="0" w:color="auto"/>
            <w:right w:val="none" w:sz="0" w:space="0" w:color="auto"/>
          </w:divBdr>
        </w:div>
      </w:divsChild>
    </w:div>
    <w:div w:id="433600045">
      <w:bodyDiv w:val="1"/>
      <w:marLeft w:val="0"/>
      <w:marRight w:val="0"/>
      <w:marTop w:val="0"/>
      <w:marBottom w:val="0"/>
      <w:divBdr>
        <w:top w:val="none" w:sz="0" w:space="0" w:color="auto"/>
        <w:left w:val="none" w:sz="0" w:space="0" w:color="auto"/>
        <w:bottom w:val="none" w:sz="0" w:space="0" w:color="auto"/>
        <w:right w:val="none" w:sz="0" w:space="0" w:color="auto"/>
      </w:divBdr>
      <w:divsChild>
        <w:div w:id="1148593577">
          <w:marLeft w:val="480"/>
          <w:marRight w:val="0"/>
          <w:marTop w:val="0"/>
          <w:marBottom w:val="0"/>
          <w:divBdr>
            <w:top w:val="none" w:sz="0" w:space="0" w:color="auto"/>
            <w:left w:val="none" w:sz="0" w:space="0" w:color="auto"/>
            <w:bottom w:val="none" w:sz="0" w:space="0" w:color="auto"/>
            <w:right w:val="none" w:sz="0" w:space="0" w:color="auto"/>
          </w:divBdr>
        </w:div>
        <w:div w:id="341399267">
          <w:marLeft w:val="480"/>
          <w:marRight w:val="0"/>
          <w:marTop w:val="0"/>
          <w:marBottom w:val="0"/>
          <w:divBdr>
            <w:top w:val="none" w:sz="0" w:space="0" w:color="auto"/>
            <w:left w:val="none" w:sz="0" w:space="0" w:color="auto"/>
            <w:bottom w:val="none" w:sz="0" w:space="0" w:color="auto"/>
            <w:right w:val="none" w:sz="0" w:space="0" w:color="auto"/>
          </w:divBdr>
        </w:div>
        <w:div w:id="1845822761">
          <w:marLeft w:val="480"/>
          <w:marRight w:val="0"/>
          <w:marTop w:val="0"/>
          <w:marBottom w:val="0"/>
          <w:divBdr>
            <w:top w:val="none" w:sz="0" w:space="0" w:color="auto"/>
            <w:left w:val="none" w:sz="0" w:space="0" w:color="auto"/>
            <w:bottom w:val="none" w:sz="0" w:space="0" w:color="auto"/>
            <w:right w:val="none" w:sz="0" w:space="0" w:color="auto"/>
          </w:divBdr>
        </w:div>
        <w:div w:id="1110053140">
          <w:marLeft w:val="480"/>
          <w:marRight w:val="0"/>
          <w:marTop w:val="0"/>
          <w:marBottom w:val="0"/>
          <w:divBdr>
            <w:top w:val="none" w:sz="0" w:space="0" w:color="auto"/>
            <w:left w:val="none" w:sz="0" w:space="0" w:color="auto"/>
            <w:bottom w:val="none" w:sz="0" w:space="0" w:color="auto"/>
            <w:right w:val="none" w:sz="0" w:space="0" w:color="auto"/>
          </w:divBdr>
        </w:div>
        <w:div w:id="2028097552">
          <w:marLeft w:val="480"/>
          <w:marRight w:val="0"/>
          <w:marTop w:val="0"/>
          <w:marBottom w:val="0"/>
          <w:divBdr>
            <w:top w:val="none" w:sz="0" w:space="0" w:color="auto"/>
            <w:left w:val="none" w:sz="0" w:space="0" w:color="auto"/>
            <w:bottom w:val="none" w:sz="0" w:space="0" w:color="auto"/>
            <w:right w:val="none" w:sz="0" w:space="0" w:color="auto"/>
          </w:divBdr>
        </w:div>
        <w:div w:id="253171644">
          <w:marLeft w:val="480"/>
          <w:marRight w:val="0"/>
          <w:marTop w:val="0"/>
          <w:marBottom w:val="0"/>
          <w:divBdr>
            <w:top w:val="none" w:sz="0" w:space="0" w:color="auto"/>
            <w:left w:val="none" w:sz="0" w:space="0" w:color="auto"/>
            <w:bottom w:val="none" w:sz="0" w:space="0" w:color="auto"/>
            <w:right w:val="none" w:sz="0" w:space="0" w:color="auto"/>
          </w:divBdr>
        </w:div>
        <w:div w:id="549610997">
          <w:marLeft w:val="480"/>
          <w:marRight w:val="0"/>
          <w:marTop w:val="0"/>
          <w:marBottom w:val="0"/>
          <w:divBdr>
            <w:top w:val="none" w:sz="0" w:space="0" w:color="auto"/>
            <w:left w:val="none" w:sz="0" w:space="0" w:color="auto"/>
            <w:bottom w:val="none" w:sz="0" w:space="0" w:color="auto"/>
            <w:right w:val="none" w:sz="0" w:space="0" w:color="auto"/>
          </w:divBdr>
        </w:div>
        <w:div w:id="587925169">
          <w:marLeft w:val="480"/>
          <w:marRight w:val="0"/>
          <w:marTop w:val="0"/>
          <w:marBottom w:val="0"/>
          <w:divBdr>
            <w:top w:val="none" w:sz="0" w:space="0" w:color="auto"/>
            <w:left w:val="none" w:sz="0" w:space="0" w:color="auto"/>
            <w:bottom w:val="none" w:sz="0" w:space="0" w:color="auto"/>
            <w:right w:val="none" w:sz="0" w:space="0" w:color="auto"/>
          </w:divBdr>
        </w:div>
        <w:div w:id="793252640">
          <w:marLeft w:val="480"/>
          <w:marRight w:val="0"/>
          <w:marTop w:val="0"/>
          <w:marBottom w:val="0"/>
          <w:divBdr>
            <w:top w:val="none" w:sz="0" w:space="0" w:color="auto"/>
            <w:left w:val="none" w:sz="0" w:space="0" w:color="auto"/>
            <w:bottom w:val="none" w:sz="0" w:space="0" w:color="auto"/>
            <w:right w:val="none" w:sz="0" w:space="0" w:color="auto"/>
          </w:divBdr>
        </w:div>
        <w:div w:id="1935094175">
          <w:marLeft w:val="480"/>
          <w:marRight w:val="0"/>
          <w:marTop w:val="0"/>
          <w:marBottom w:val="0"/>
          <w:divBdr>
            <w:top w:val="none" w:sz="0" w:space="0" w:color="auto"/>
            <w:left w:val="none" w:sz="0" w:space="0" w:color="auto"/>
            <w:bottom w:val="none" w:sz="0" w:space="0" w:color="auto"/>
            <w:right w:val="none" w:sz="0" w:space="0" w:color="auto"/>
          </w:divBdr>
        </w:div>
      </w:divsChild>
    </w:div>
    <w:div w:id="458573489">
      <w:bodyDiv w:val="1"/>
      <w:marLeft w:val="0"/>
      <w:marRight w:val="0"/>
      <w:marTop w:val="0"/>
      <w:marBottom w:val="0"/>
      <w:divBdr>
        <w:top w:val="none" w:sz="0" w:space="0" w:color="auto"/>
        <w:left w:val="none" w:sz="0" w:space="0" w:color="auto"/>
        <w:bottom w:val="none" w:sz="0" w:space="0" w:color="auto"/>
        <w:right w:val="none" w:sz="0" w:space="0" w:color="auto"/>
      </w:divBdr>
    </w:div>
    <w:div w:id="460422590">
      <w:bodyDiv w:val="1"/>
      <w:marLeft w:val="0"/>
      <w:marRight w:val="0"/>
      <w:marTop w:val="0"/>
      <w:marBottom w:val="0"/>
      <w:divBdr>
        <w:top w:val="none" w:sz="0" w:space="0" w:color="auto"/>
        <w:left w:val="none" w:sz="0" w:space="0" w:color="auto"/>
        <w:bottom w:val="none" w:sz="0" w:space="0" w:color="auto"/>
        <w:right w:val="none" w:sz="0" w:space="0" w:color="auto"/>
      </w:divBdr>
      <w:divsChild>
        <w:div w:id="43022818">
          <w:marLeft w:val="480"/>
          <w:marRight w:val="0"/>
          <w:marTop w:val="0"/>
          <w:marBottom w:val="0"/>
          <w:divBdr>
            <w:top w:val="none" w:sz="0" w:space="0" w:color="auto"/>
            <w:left w:val="none" w:sz="0" w:space="0" w:color="auto"/>
            <w:bottom w:val="none" w:sz="0" w:space="0" w:color="auto"/>
            <w:right w:val="none" w:sz="0" w:space="0" w:color="auto"/>
          </w:divBdr>
        </w:div>
        <w:div w:id="610628897">
          <w:marLeft w:val="480"/>
          <w:marRight w:val="0"/>
          <w:marTop w:val="0"/>
          <w:marBottom w:val="0"/>
          <w:divBdr>
            <w:top w:val="none" w:sz="0" w:space="0" w:color="auto"/>
            <w:left w:val="none" w:sz="0" w:space="0" w:color="auto"/>
            <w:bottom w:val="none" w:sz="0" w:space="0" w:color="auto"/>
            <w:right w:val="none" w:sz="0" w:space="0" w:color="auto"/>
          </w:divBdr>
        </w:div>
        <w:div w:id="2095979262">
          <w:marLeft w:val="480"/>
          <w:marRight w:val="0"/>
          <w:marTop w:val="0"/>
          <w:marBottom w:val="0"/>
          <w:divBdr>
            <w:top w:val="none" w:sz="0" w:space="0" w:color="auto"/>
            <w:left w:val="none" w:sz="0" w:space="0" w:color="auto"/>
            <w:bottom w:val="none" w:sz="0" w:space="0" w:color="auto"/>
            <w:right w:val="none" w:sz="0" w:space="0" w:color="auto"/>
          </w:divBdr>
        </w:div>
        <w:div w:id="237447725">
          <w:marLeft w:val="480"/>
          <w:marRight w:val="0"/>
          <w:marTop w:val="0"/>
          <w:marBottom w:val="0"/>
          <w:divBdr>
            <w:top w:val="none" w:sz="0" w:space="0" w:color="auto"/>
            <w:left w:val="none" w:sz="0" w:space="0" w:color="auto"/>
            <w:bottom w:val="none" w:sz="0" w:space="0" w:color="auto"/>
            <w:right w:val="none" w:sz="0" w:space="0" w:color="auto"/>
          </w:divBdr>
        </w:div>
        <w:div w:id="980043469">
          <w:marLeft w:val="480"/>
          <w:marRight w:val="0"/>
          <w:marTop w:val="0"/>
          <w:marBottom w:val="0"/>
          <w:divBdr>
            <w:top w:val="none" w:sz="0" w:space="0" w:color="auto"/>
            <w:left w:val="none" w:sz="0" w:space="0" w:color="auto"/>
            <w:bottom w:val="none" w:sz="0" w:space="0" w:color="auto"/>
            <w:right w:val="none" w:sz="0" w:space="0" w:color="auto"/>
          </w:divBdr>
        </w:div>
        <w:div w:id="849835156">
          <w:marLeft w:val="480"/>
          <w:marRight w:val="0"/>
          <w:marTop w:val="0"/>
          <w:marBottom w:val="0"/>
          <w:divBdr>
            <w:top w:val="none" w:sz="0" w:space="0" w:color="auto"/>
            <w:left w:val="none" w:sz="0" w:space="0" w:color="auto"/>
            <w:bottom w:val="none" w:sz="0" w:space="0" w:color="auto"/>
            <w:right w:val="none" w:sz="0" w:space="0" w:color="auto"/>
          </w:divBdr>
        </w:div>
        <w:div w:id="1004475612">
          <w:marLeft w:val="480"/>
          <w:marRight w:val="0"/>
          <w:marTop w:val="0"/>
          <w:marBottom w:val="0"/>
          <w:divBdr>
            <w:top w:val="none" w:sz="0" w:space="0" w:color="auto"/>
            <w:left w:val="none" w:sz="0" w:space="0" w:color="auto"/>
            <w:bottom w:val="none" w:sz="0" w:space="0" w:color="auto"/>
            <w:right w:val="none" w:sz="0" w:space="0" w:color="auto"/>
          </w:divBdr>
        </w:div>
        <w:div w:id="2113698742">
          <w:marLeft w:val="480"/>
          <w:marRight w:val="0"/>
          <w:marTop w:val="0"/>
          <w:marBottom w:val="0"/>
          <w:divBdr>
            <w:top w:val="none" w:sz="0" w:space="0" w:color="auto"/>
            <w:left w:val="none" w:sz="0" w:space="0" w:color="auto"/>
            <w:bottom w:val="none" w:sz="0" w:space="0" w:color="auto"/>
            <w:right w:val="none" w:sz="0" w:space="0" w:color="auto"/>
          </w:divBdr>
        </w:div>
        <w:div w:id="1297223180">
          <w:marLeft w:val="480"/>
          <w:marRight w:val="0"/>
          <w:marTop w:val="0"/>
          <w:marBottom w:val="0"/>
          <w:divBdr>
            <w:top w:val="none" w:sz="0" w:space="0" w:color="auto"/>
            <w:left w:val="none" w:sz="0" w:space="0" w:color="auto"/>
            <w:bottom w:val="none" w:sz="0" w:space="0" w:color="auto"/>
            <w:right w:val="none" w:sz="0" w:space="0" w:color="auto"/>
          </w:divBdr>
        </w:div>
        <w:div w:id="1011640678">
          <w:marLeft w:val="480"/>
          <w:marRight w:val="0"/>
          <w:marTop w:val="0"/>
          <w:marBottom w:val="0"/>
          <w:divBdr>
            <w:top w:val="none" w:sz="0" w:space="0" w:color="auto"/>
            <w:left w:val="none" w:sz="0" w:space="0" w:color="auto"/>
            <w:bottom w:val="none" w:sz="0" w:space="0" w:color="auto"/>
            <w:right w:val="none" w:sz="0" w:space="0" w:color="auto"/>
          </w:divBdr>
        </w:div>
        <w:div w:id="1947958706">
          <w:marLeft w:val="480"/>
          <w:marRight w:val="0"/>
          <w:marTop w:val="0"/>
          <w:marBottom w:val="0"/>
          <w:divBdr>
            <w:top w:val="none" w:sz="0" w:space="0" w:color="auto"/>
            <w:left w:val="none" w:sz="0" w:space="0" w:color="auto"/>
            <w:bottom w:val="none" w:sz="0" w:space="0" w:color="auto"/>
            <w:right w:val="none" w:sz="0" w:space="0" w:color="auto"/>
          </w:divBdr>
        </w:div>
        <w:div w:id="1139417826">
          <w:marLeft w:val="480"/>
          <w:marRight w:val="0"/>
          <w:marTop w:val="0"/>
          <w:marBottom w:val="0"/>
          <w:divBdr>
            <w:top w:val="none" w:sz="0" w:space="0" w:color="auto"/>
            <w:left w:val="none" w:sz="0" w:space="0" w:color="auto"/>
            <w:bottom w:val="none" w:sz="0" w:space="0" w:color="auto"/>
            <w:right w:val="none" w:sz="0" w:space="0" w:color="auto"/>
          </w:divBdr>
        </w:div>
        <w:div w:id="185362967">
          <w:marLeft w:val="480"/>
          <w:marRight w:val="0"/>
          <w:marTop w:val="0"/>
          <w:marBottom w:val="0"/>
          <w:divBdr>
            <w:top w:val="none" w:sz="0" w:space="0" w:color="auto"/>
            <w:left w:val="none" w:sz="0" w:space="0" w:color="auto"/>
            <w:bottom w:val="none" w:sz="0" w:space="0" w:color="auto"/>
            <w:right w:val="none" w:sz="0" w:space="0" w:color="auto"/>
          </w:divBdr>
        </w:div>
        <w:div w:id="1871994480">
          <w:marLeft w:val="480"/>
          <w:marRight w:val="0"/>
          <w:marTop w:val="0"/>
          <w:marBottom w:val="0"/>
          <w:divBdr>
            <w:top w:val="none" w:sz="0" w:space="0" w:color="auto"/>
            <w:left w:val="none" w:sz="0" w:space="0" w:color="auto"/>
            <w:bottom w:val="none" w:sz="0" w:space="0" w:color="auto"/>
            <w:right w:val="none" w:sz="0" w:space="0" w:color="auto"/>
          </w:divBdr>
        </w:div>
        <w:div w:id="1733429293">
          <w:marLeft w:val="480"/>
          <w:marRight w:val="0"/>
          <w:marTop w:val="0"/>
          <w:marBottom w:val="0"/>
          <w:divBdr>
            <w:top w:val="none" w:sz="0" w:space="0" w:color="auto"/>
            <w:left w:val="none" w:sz="0" w:space="0" w:color="auto"/>
            <w:bottom w:val="none" w:sz="0" w:space="0" w:color="auto"/>
            <w:right w:val="none" w:sz="0" w:space="0" w:color="auto"/>
          </w:divBdr>
        </w:div>
        <w:div w:id="851844592">
          <w:marLeft w:val="480"/>
          <w:marRight w:val="0"/>
          <w:marTop w:val="0"/>
          <w:marBottom w:val="0"/>
          <w:divBdr>
            <w:top w:val="none" w:sz="0" w:space="0" w:color="auto"/>
            <w:left w:val="none" w:sz="0" w:space="0" w:color="auto"/>
            <w:bottom w:val="none" w:sz="0" w:space="0" w:color="auto"/>
            <w:right w:val="none" w:sz="0" w:space="0" w:color="auto"/>
          </w:divBdr>
        </w:div>
      </w:divsChild>
    </w:div>
    <w:div w:id="489905612">
      <w:bodyDiv w:val="1"/>
      <w:marLeft w:val="0"/>
      <w:marRight w:val="0"/>
      <w:marTop w:val="0"/>
      <w:marBottom w:val="0"/>
      <w:divBdr>
        <w:top w:val="none" w:sz="0" w:space="0" w:color="auto"/>
        <w:left w:val="none" w:sz="0" w:space="0" w:color="auto"/>
        <w:bottom w:val="none" w:sz="0" w:space="0" w:color="auto"/>
        <w:right w:val="none" w:sz="0" w:space="0" w:color="auto"/>
      </w:divBdr>
      <w:divsChild>
        <w:div w:id="1835415226">
          <w:marLeft w:val="480"/>
          <w:marRight w:val="0"/>
          <w:marTop w:val="0"/>
          <w:marBottom w:val="0"/>
          <w:divBdr>
            <w:top w:val="none" w:sz="0" w:space="0" w:color="auto"/>
            <w:left w:val="none" w:sz="0" w:space="0" w:color="auto"/>
            <w:bottom w:val="none" w:sz="0" w:space="0" w:color="auto"/>
            <w:right w:val="none" w:sz="0" w:space="0" w:color="auto"/>
          </w:divBdr>
        </w:div>
        <w:div w:id="1891460464">
          <w:marLeft w:val="480"/>
          <w:marRight w:val="0"/>
          <w:marTop w:val="0"/>
          <w:marBottom w:val="0"/>
          <w:divBdr>
            <w:top w:val="none" w:sz="0" w:space="0" w:color="auto"/>
            <w:left w:val="none" w:sz="0" w:space="0" w:color="auto"/>
            <w:bottom w:val="none" w:sz="0" w:space="0" w:color="auto"/>
            <w:right w:val="none" w:sz="0" w:space="0" w:color="auto"/>
          </w:divBdr>
        </w:div>
        <w:div w:id="693650662">
          <w:marLeft w:val="480"/>
          <w:marRight w:val="0"/>
          <w:marTop w:val="0"/>
          <w:marBottom w:val="0"/>
          <w:divBdr>
            <w:top w:val="none" w:sz="0" w:space="0" w:color="auto"/>
            <w:left w:val="none" w:sz="0" w:space="0" w:color="auto"/>
            <w:bottom w:val="none" w:sz="0" w:space="0" w:color="auto"/>
            <w:right w:val="none" w:sz="0" w:space="0" w:color="auto"/>
          </w:divBdr>
        </w:div>
        <w:div w:id="1478913889">
          <w:marLeft w:val="480"/>
          <w:marRight w:val="0"/>
          <w:marTop w:val="0"/>
          <w:marBottom w:val="0"/>
          <w:divBdr>
            <w:top w:val="none" w:sz="0" w:space="0" w:color="auto"/>
            <w:left w:val="none" w:sz="0" w:space="0" w:color="auto"/>
            <w:bottom w:val="none" w:sz="0" w:space="0" w:color="auto"/>
            <w:right w:val="none" w:sz="0" w:space="0" w:color="auto"/>
          </w:divBdr>
        </w:div>
        <w:div w:id="492647448">
          <w:marLeft w:val="480"/>
          <w:marRight w:val="0"/>
          <w:marTop w:val="0"/>
          <w:marBottom w:val="0"/>
          <w:divBdr>
            <w:top w:val="none" w:sz="0" w:space="0" w:color="auto"/>
            <w:left w:val="none" w:sz="0" w:space="0" w:color="auto"/>
            <w:bottom w:val="none" w:sz="0" w:space="0" w:color="auto"/>
            <w:right w:val="none" w:sz="0" w:space="0" w:color="auto"/>
          </w:divBdr>
        </w:div>
        <w:div w:id="967931841">
          <w:marLeft w:val="480"/>
          <w:marRight w:val="0"/>
          <w:marTop w:val="0"/>
          <w:marBottom w:val="0"/>
          <w:divBdr>
            <w:top w:val="none" w:sz="0" w:space="0" w:color="auto"/>
            <w:left w:val="none" w:sz="0" w:space="0" w:color="auto"/>
            <w:bottom w:val="none" w:sz="0" w:space="0" w:color="auto"/>
            <w:right w:val="none" w:sz="0" w:space="0" w:color="auto"/>
          </w:divBdr>
        </w:div>
        <w:div w:id="1101801076">
          <w:marLeft w:val="480"/>
          <w:marRight w:val="0"/>
          <w:marTop w:val="0"/>
          <w:marBottom w:val="0"/>
          <w:divBdr>
            <w:top w:val="none" w:sz="0" w:space="0" w:color="auto"/>
            <w:left w:val="none" w:sz="0" w:space="0" w:color="auto"/>
            <w:bottom w:val="none" w:sz="0" w:space="0" w:color="auto"/>
            <w:right w:val="none" w:sz="0" w:space="0" w:color="auto"/>
          </w:divBdr>
        </w:div>
        <w:div w:id="331957495">
          <w:marLeft w:val="480"/>
          <w:marRight w:val="0"/>
          <w:marTop w:val="0"/>
          <w:marBottom w:val="0"/>
          <w:divBdr>
            <w:top w:val="none" w:sz="0" w:space="0" w:color="auto"/>
            <w:left w:val="none" w:sz="0" w:space="0" w:color="auto"/>
            <w:bottom w:val="none" w:sz="0" w:space="0" w:color="auto"/>
            <w:right w:val="none" w:sz="0" w:space="0" w:color="auto"/>
          </w:divBdr>
        </w:div>
        <w:div w:id="1382710239">
          <w:marLeft w:val="480"/>
          <w:marRight w:val="0"/>
          <w:marTop w:val="0"/>
          <w:marBottom w:val="0"/>
          <w:divBdr>
            <w:top w:val="none" w:sz="0" w:space="0" w:color="auto"/>
            <w:left w:val="none" w:sz="0" w:space="0" w:color="auto"/>
            <w:bottom w:val="none" w:sz="0" w:space="0" w:color="auto"/>
            <w:right w:val="none" w:sz="0" w:space="0" w:color="auto"/>
          </w:divBdr>
        </w:div>
        <w:div w:id="650596059">
          <w:marLeft w:val="480"/>
          <w:marRight w:val="0"/>
          <w:marTop w:val="0"/>
          <w:marBottom w:val="0"/>
          <w:divBdr>
            <w:top w:val="none" w:sz="0" w:space="0" w:color="auto"/>
            <w:left w:val="none" w:sz="0" w:space="0" w:color="auto"/>
            <w:bottom w:val="none" w:sz="0" w:space="0" w:color="auto"/>
            <w:right w:val="none" w:sz="0" w:space="0" w:color="auto"/>
          </w:divBdr>
        </w:div>
        <w:div w:id="774834276">
          <w:marLeft w:val="480"/>
          <w:marRight w:val="0"/>
          <w:marTop w:val="0"/>
          <w:marBottom w:val="0"/>
          <w:divBdr>
            <w:top w:val="none" w:sz="0" w:space="0" w:color="auto"/>
            <w:left w:val="none" w:sz="0" w:space="0" w:color="auto"/>
            <w:bottom w:val="none" w:sz="0" w:space="0" w:color="auto"/>
            <w:right w:val="none" w:sz="0" w:space="0" w:color="auto"/>
          </w:divBdr>
        </w:div>
        <w:div w:id="1292635453">
          <w:marLeft w:val="480"/>
          <w:marRight w:val="0"/>
          <w:marTop w:val="0"/>
          <w:marBottom w:val="0"/>
          <w:divBdr>
            <w:top w:val="none" w:sz="0" w:space="0" w:color="auto"/>
            <w:left w:val="none" w:sz="0" w:space="0" w:color="auto"/>
            <w:bottom w:val="none" w:sz="0" w:space="0" w:color="auto"/>
            <w:right w:val="none" w:sz="0" w:space="0" w:color="auto"/>
          </w:divBdr>
        </w:div>
        <w:div w:id="1502085848">
          <w:marLeft w:val="480"/>
          <w:marRight w:val="0"/>
          <w:marTop w:val="0"/>
          <w:marBottom w:val="0"/>
          <w:divBdr>
            <w:top w:val="none" w:sz="0" w:space="0" w:color="auto"/>
            <w:left w:val="none" w:sz="0" w:space="0" w:color="auto"/>
            <w:bottom w:val="none" w:sz="0" w:space="0" w:color="auto"/>
            <w:right w:val="none" w:sz="0" w:space="0" w:color="auto"/>
          </w:divBdr>
        </w:div>
        <w:div w:id="1880899032">
          <w:marLeft w:val="480"/>
          <w:marRight w:val="0"/>
          <w:marTop w:val="0"/>
          <w:marBottom w:val="0"/>
          <w:divBdr>
            <w:top w:val="none" w:sz="0" w:space="0" w:color="auto"/>
            <w:left w:val="none" w:sz="0" w:space="0" w:color="auto"/>
            <w:bottom w:val="none" w:sz="0" w:space="0" w:color="auto"/>
            <w:right w:val="none" w:sz="0" w:space="0" w:color="auto"/>
          </w:divBdr>
        </w:div>
      </w:divsChild>
    </w:div>
    <w:div w:id="555580832">
      <w:bodyDiv w:val="1"/>
      <w:marLeft w:val="0"/>
      <w:marRight w:val="0"/>
      <w:marTop w:val="0"/>
      <w:marBottom w:val="0"/>
      <w:divBdr>
        <w:top w:val="none" w:sz="0" w:space="0" w:color="auto"/>
        <w:left w:val="none" w:sz="0" w:space="0" w:color="auto"/>
        <w:bottom w:val="none" w:sz="0" w:space="0" w:color="auto"/>
        <w:right w:val="none" w:sz="0" w:space="0" w:color="auto"/>
      </w:divBdr>
    </w:div>
    <w:div w:id="562830814">
      <w:bodyDiv w:val="1"/>
      <w:marLeft w:val="0"/>
      <w:marRight w:val="0"/>
      <w:marTop w:val="0"/>
      <w:marBottom w:val="0"/>
      <w:divBdr>
        <w:top w:val="none" w:sz="0" w:space="0" w:color="auto"/>
        <w:left w:val="none" w:sz="0" w:space="0" w:color="auto"/>
        <w:bottom w:val="none" w:sz="0" w:space="0" w:color="auto"/>
        <w:right w:val="none" w:sz="0" w:space="0" w:color="auto"/>
      </w:divBdr>
      <w:divsChild>
        <w:div w:id="573781784">
          <w:marLeft w:val="480"/>
          <w:marRight w:val="0"/>
          <w:marTop w:val="0"/>
          <w:marBottom w:val="0"/>
          <w:divBdr>
            <w:top w:val="none" w:sz="0" w:space="0" w:color="auto"/>
            <w:left w:val="none" w:sz="0" w:space="0" w:color="auto"/>
            <w:bottom w:val="none" w:sz="0" w:space="0" w:color="auto"/>
            <w:right w:val="none" w:sz="0" w:space="0" w:color="auto"/>
          </w:divBdr>
        </w:div>
        <w:div w:id="2087022700">
          <w:marLeft w:val="480"/>
          <w:marRight w:val="0"/>
          <w:marTop w:val="0"/>
          <w:marBottom w:val="0"/>
          <w:divBdr>
            <w:top w:val="none" w:sz="0" w:space="0" w:color="auto"/>
            <w:left w:val="none" w:sz="0" w:space="0" w:color="auto"/>
            <w:bottom w:val="none" w:sz="0" w:space="0" w:color="auto"/>
            <w:right w:val="none" w:sz="0" w:space="0" w:color="auto"/>
          </w:divBdr>
        </w:div>
        <w:div w:id="595938611">
          <w:marLeft w:val="480"/>
          <w:marRight w:val="0"/>
          <w:marTop w:val="0"/>
          <w:marBottom w:val="0"/>
          <w:divBdr>
            <w:top w:val="none" w:sz="0" w:space="0" w:color="auto"/>
            <w:left w:val="none" w:sz="0" w:space="0" w:color="auto"/>
            <w:bottom w:val="none" w:sz="0" w:space="0" w:color="auto"/>
            <w:right w:val="none" w:sz="0" w:space="0" w:color="auto"/>
          </w:divBdr>
        </w:div>
        <w:div w:id="714622794">
          <w:marLeft w:val="480"/>
          <w:marRight w:val="0"/>
          <w:marTop w:val="0"/>
          <w:marBottom w:val="0"/>
          <w:divBdr>
            <w:top w:val="none" w:sz="0" w:space="0" w:color="auto"/>
            <w:left w:val="none" w:sz="0" w:space="0" w:color="auto"/>
            <w:bottom w:val="none" w:sz="0" w:space="0" w:color="auto"/>
            <w:right w:val="none" w:sz="0" w:space="0" w:color="auto"/>
          </w:divBdr>
        </w:div>
        <w:div w:id="1263958182">
          <w:marLeft w:val="480"/>
          <w:marRight w:val="0"/>
          <w:marTop w:val="0"/>
          <w:marBottom w:val="0"/>
          <w:divBdr>
            <w:top w:val="none" w:sz="0" w:space="0" w:color="auto"/>
            <w:left w:val="none" w:sz="0" w:space="0" w:color="auto"/>
            <w:bottom w:val="none" w:sz="0" w:space="0" w:color="auto"/>
            <w:right w:val="none" w:sz="0" w:space="0" w:color="auto"/>
          </w:divBdr>
        </w:div>
        <w:div w:id="269552871">
          <w:marLeft w:val="480"/>
          <w:marRight w:val="0"/>
          <w:marTop w:val="0"/>
          <w:marBottom w:val="0"/>
          <w:divBdr>
            <w:top w:val="none" w:sz="0" w:space="0" w:color="auto"/>
            <w:left w:val="none" w:sz="0" w:space="0" w:color="auto"/>
            <w:bottom w:val="none" w:sz="0" w:space="0" w:color="auto"/>
            <w:right w:val="none" w:sz="0" w:space="0" w:color="auto"/>
          </w:divBdr>
        </w:div>
        <w:div w:id="833421744">
          <w:marLeft w:val="480"/>
          <w:marRight w:val="0"/>
          <w:marTop w:val="0"/>
          <w:marBottom w:val="0"/>
          <w:divBdr>
            <w:top w:val="none" w:sz="0" w:space="0" w:color="auto"/>
            <w:left w:val="none" w:sz="0" w:space="0" w:color="auto"/>
            <w:bottom w:val="none" w:sz="0" w:space="0" w:color="auto"/>
            <w:right w:val="none" w:sz="0" w:space="0" w:color="auto"/>
          </w:divBdr>
        </w:div>
        <w:div w:id="589462688">
          <w:marLeft w:val="480"/>
          <w:marRight w:val="0"/>
          <w:marTop w:val="0"/>
          <w:marBottom w:val="0"/>
          <w:divBdr>
            <w:top w:val="none" w:sz="0" w:space="0" w:color="auto"/>
            <w:left w:val="none" w:sz="0" w:space="0" w:color="auto"/>
            <w:bottom w:val="none" w:sz="0" w:space="0" w:color="auto"/>
            <w:right w:val="none" w:sz="0" w:space="0" w:color="auto"/>
          </w:divBdr>
        </w:div>
        <w:div w:id="1403603784">
          <w:marLeft w:val="480"/>
          <w:marRight w:val="0"/>
          <w:marTop w:val="0"/>
          <w:marBottom w:val="0"/>
          <w:divBdr>
            <w:top w:val="none" w:sz="0" w:space="0" w:color="auto"/>
            <w:left w:val="none" w:sz="0" w:space="0" w:color="auto"/>
            <w:bottom w:val="none" w:sz="0" w:space="0" w:color="auto"/>
            <w:right w:val="none" w:sz="0" w:space="0" w:color="auto"/>
          </w:divBdr>
        </w:div>
        <w:div w:id="1082877787">
          <w:marLeft w:val="480"/>
          <w:marRight w:val="0"/>
          <w:marTop w:val="0"/>
          <w:marBottom w:val="0"/>
          <w:divBdr>
            <w:top w:val="none" w:sz="0" w:space="0" w:color="auto"/>
            <w:left w:val="none" w:sz="0" w:space="0" w:color="auto"/>
            <w:bottom w:val="none" w:sz="0" w:space="0" w:color="auto"/>
            <w:right w:val="none" w:sz="0" w:space="0" w:color="auto"/>
          </w:divBdr>
        </w:div>
        <w:div w:id="113377948">
          <w:marLeft w:val="480"/>
          <w:marRight w:val="0"/>
          <w:marTop w:val="0"/>
          <w:marBottom w:val="0"/>
          <w:divBdr>
            <w:top w:val="none" w:sz="0" w:space="0" w:color="auto"/>
            <w:left w:val="none" w:sz="0" w:space="0" w:color="auto"/>
            <w:bottom w:val="none" w:sz="0" w:space="0" w:color="auto"/>
            <w:right w:val="none" w:sz="0" w:space="0" w:color="auto"/>
          </w:divBdr>
        </w:div>
        <w:div w:id="1842305775">
          <w:marLeft w:val="480"/>
          <w:marRight w:val="0"/>
          <w:marTop w:val="0"/>
          <w:marBottom w:val="0"/>
          <w:divBdr>
            <w:top w:val="none" w:sz="0" w:space="0" w:color="auto"/>
            <w:left w:val="none" w:sz="0" w:space="0" w:color="auto"/>
            <w:bottom w:val="none" w:sz="0" w:space="0" w:color="auto"/>
            <w:right w:val="none" w:sz="0" w:space="0" w:color="auto"/>
          </w:divBdr>
        </w:div>
        <w:div w:id="2136941313">
          <w:marLeft w:val="480"/>
          <w:marRight w:val="0"/>
          <w:marTop w:val="0"/>
          <w:marBottom w:val="0"/>
          <w:divBdr>
            <w:top w:val="none" w:sz="0" w:space="0" w:color="auto"/>
            <w:left w:val="none" w:sz="0" w:space="0" w:color="auto"/>
            <w:bottom w:val="none" w:sz="0" w:space="0" w:color="auto"/>
            <w:right w:val="none" w:sz="0" w:space="0" w:color="auto"/>
          </w:divBdr>
        </w:div>
        <w:div w:id="1973556508">
          <w:marLeft w:val="480"/>
          <w:marRight w:val="0"/>
          <w:marTop w:val="0"/>
          <w:marBottom w:val="0"/>
          <w:divBdr>
            <w:top w:val="none" w:sz="0" w:space="0" w:color="auto"/>
            <w:left w:val="none" w:sz="0" w:space="0" w:color="auto"/>
            <w:bottom w:val="none" w:sz="0" w:space="0" w:color="auto"/>
            <w:right w:val="none" w:sz="0" w:space="0" w:color="auto"/>
          </w:divBdr>
        </w:div>
        <w:div w:id="200434650">
          <w:marLeft w:val="480"/>
          <w:marRight w:val="0"/>
          <w:marTop w:val="0"/>
          <w:marBottom w:val="0"/>
          <w:divBdr>
            <w:top w:val="none" w:sz="0" w:space="0" w:color="auto"/>
            <w:left w:val="none" w:sz="0" w:space="0" w:color="auto"/>
            <w:bottom w:val="none" w:sz="0" w:space="0" w:color="auto"/>
            <w:right w:val="none" w:sz="0" w:space="0" w:color="auto"/>
          </w:divBdr>
        </w:div>
        <w:div w:id="400374207">
          <w:marLeft w:val="480"/>
          <w:marRight w:val="0"/>
          <w:marTop w:val="0"/>
          <w:marBottom w:val="0"/>
          <w:divBdr>
            <w:top w:val="none" w:sz="0" w:space="0" w:color="auto"/>
            <w:left w:val="none" w:sz="0" w:space="0" w:color="auto"/>
            <w:bottom w:val="none" w:sz="0" w:space="0" w:color="auto"/>
            <w:right w:val="none" w:sz="0" w:space="0" w:color="auto"/>
          </w:divBdr>
        </w:div>
      </w:divsChild>
    </w:div>
    <w:div w:id="601378734">
      <w:bodyDiv w:val="1"/>
      <w:marLeft w:val="0"/>
      <w:marRight w:val="0"/>
      <w:marTop w:val="0"/>
      <w:marBottom w:val="0"/>
      <w:divBdr>
        <w:top w:val="none" w:sz="0" w:space="0" w:color="auto"/>
        <w:left w:val="none" w:sz="0" w:space="0" w:color="auto"/>
        <w:bottom w:val="none" w:sz="0" w:space="0" w:color="auto"/>
        <w:right w:val="none" w:sz="0" w:space="0" w:color="auto"/>
      </w:divBdr>
      <w:divsChild>
        <w:div w:id="1628273438">
          <w:marLeft w:val="480"/>
          <w:marRight w:val="0"/>
          <w:marTop w:val="0"/>
          <w:marBottom w:val="0"/>
          <w:divBdr>
            <w:top w:val="none" w:sz="0" w:space="0" w:color="auto"/>
            <w:left w:val="none" w:sz="0" w:space="0" w:color="auto"/>
            <w:bottom w:val="none" w:sz="0" w:space="0" w:color="auto"/>
            <w:right w:val="none" w:sz="0" w:space="0" w:color="auto"/>
          </w:divBdr>
        </w:div>
        <w:div w:id="830491043">
          <w:marLeft w:val="480"/>
          <w:marRight w:val="0"/>
          <w:marTop w:val="0"/>
          <w:marBottom w:val="0"/>
          <w:divBdr>
            <w:top w:val="none" w:sz="0" w:space="0" w:color="auto"/>
            <w:left w:val="none" w:sz="0" w:space="0" w:color="auto"/>
            <w:bottom w:val="none" w:sz="0" w:space="0" w:color="auto"/>
            <w:right w:val="none" w:sz="0" w:space="0" w:color="auto"/>
          </w:divBdr>
        </w:div>
        <w:div w:id="1678850087">
          <w:marLeft w:val="480"/>
          <w:marRight w:val="0"/>
          <w:marTop w:val="0"/>
          <w:marBottom w:val="0"/>
          <w:divBdr>
            <w:top w:val="none" w:sz="0" w:space="0" w:color="auto"/>
            <w:left w:val="none" w:sz="0" w:space="0" w:color="auto"/>
            <w:bottom w:val="none" w:sz="0" w:space="0" w:color="auto"/>
            <w:right w:val="none" w:sz="0" w:space="0" w:color="auto"/>
          </w:divBdr>
        </w:div>
        <w:div w:id="336229443">
          <w:marLeft w:val="480"/>
          <w:marRight w:val="0"/>
          <w:marTop w:val="0"/>
          <w:marBottom w:val="0"/>
          <w:divBdr>
            <w:top w:val="none" w:sz="0" w:space="0" w:color="auto"/>
            <w:left w:val="none" w:sz="0" w:space="0" w:color="auto"/>
            <w:bottom w:val="none" w:sz="0" w:space="0" w:color="auto"/>
            <w:right w:val="none" w:sz="0" w:space="0" w:color="auto"/>
          </w:divBdr>
        </w:div>
        <w:div w:id="616257914">
          <w:marLeft w:val="480"/>
          <w:marRight w:val="0"/>
          <w:marTop w:val="0"/>
          <w:marBottom w:val="0"/>
          <w:divBdr>
            <w:top w:val="none" w:sz="0" w:space="0" w:color="auto"/>
            <w:left w:val="none" w:sz="0" w:space="0" w:color="auto"/>
            <w:bottom w:val="none" w:sz="0" w:space="0" w:color="auto"/>
            <w:right w:val="none" w:sz="0" w:space="0" w:color="auto"/>
          </w:divBdr>
        </w:div>
        <w:div w:id="1634024206">
          <w:marLeft w:val="480"/>
          <w:marRight w:val="0"/>
          <w:marTop w:val="0"/>
          <w:marBottom w:val="0"/>
          <w:divBdr>
            <w:top w:val="none" w:sz="0" w:space="0" w:color="auto"/>
            <w:left w:val="none" w:sz="0" w:space="0" w:color="auto"/>
            <w:bottom w:val="none" w:sz="0" w:space="0" w:color="auto"/>
            <w:right w:val="none" w:sz="0" w:space="0" w:color="auto"/>
          </w:divBdr>
        </w:div>
        <w:div w:id="1002273203">
          <w:marLeft w:val="480"/>
          <w:marRight w:val="0"/>
          <w:marTop w:val="0"/>
          <w:marBottom w:val="0"/>
          <w:divBdr>
            <w:top w:val="none" w:sz="0" w:space="0" w:color="auto"/>
            <w:left w:val="none" w:sz="0" w:space="0" w:color="auto"/>
            <w:bottom w:val="none" w:sz="0" w:space="0" w:color="auto"/>
            <w:right w:val="none" w:sz="0" w:space="0" w:color="auto"/>
          </w:divBdr>
        </w:div>
        <w:div w:id="52239535">
          <w:marLeft w:val="480"/>
          <w:marRight w:val="0"/>
          <w:marTop w:val="0"/>
          <w:marBottom w:val="0"/>
          <w:divBdr>
            <w:top w:val="none" w:sz="0" w:space="0" w:color="auto"/>
            <w:left w:val="none" w:sz="0" w:space="0" w:color="auto"/>
            <w:bottom w:val="none" w:sz="0" w:space="0" w:color="auto"/>
            <w:right w:val="none" w:sz="0" w:space="0" w:color="auto"/>
          </w:divBdr>
        </w:div>
        <w:div w:id="2141609918">
          <w:marLeft w:val="480"/>
          <w:marRight w:val="0"/>
          <w:marTop w:val="0"/>
          <w:marBottom w:val="0"/>
          <w:divBdr>
            <w:top w:val="none" w:sz="0" w:space="0" w:color="auto"/>
            <w:left w:val="none" w:sz="0" w:space="0" w:color="auto"/>
            <w:bottom w:val="none" w:sz="0" w:space="0" w:color="auto"/>
            <w:right w:val="none" w:sz="0" w:space="0" w:color="auto"/>
          </w:divBdr>
        </w:div>
      </w:divsChild>
    </w:div>
    <w:div w:id="638263003">
      <w:bodyDiv w:val="1"/>
      <w:marLeft w:val="0"/>
      <w:marRight w:val="0"/>
      <w:marTop w:val="0"/>
      <w:marBottom w:val="0"/>
      <w:divBdr>
        <w:top w:val="none" w:sz="0" w:space="0" w:color="auto"/>
        <w:left w:val="none" w:sz="0" w:space="0" w:color="auto"/>
        <w:bottom w:val="none" w:sz="0" w:space="0" w:color="auto"/>
        <w:right w:val="none" w:sz="0" w:space="0" w:color="auto"/>
      </w:divBdr>
    </w:div>
    <w:div w:id="704866034">
      <w:bodyDiv w:val="1"/>
      <w:marLeft w:val="0"/>
      <w:marRight w:val="0"/>
      <w:marTop w:val="0"/>
      <w:marBottom w:val="0"/>
      <w:divBdr>
        <w:top w:val="none" w:sz="0" w:space="0" w:color="auto"/>
        <w:left w:val="none" w:sz="0" w:space="0" w:color="auto"/>
        <w:bottom w:val="none" w:sz="0" w:space="0" w:color="auto"/>
        <w:right w:val="none" w:sz="0" w:space="0" w:color="auto"/>
      </w:divBdr>
      <w:divsChild>
        <w:div w:id="2103914664">
          <w:marLeft w:val="480"/>
          <w:marRight w:val="0"/>
          <w:marTop w:val="0"/>
          <w:marBottom w:val="0"/>
          <w:divBdr>
            <w:top w:val="none" w:sz="0" w:space="0" w:color="auto"/>
            <w:left w:val="none" w:sz="0" w:space="0" w:color="auto"/>
            <w:bottom w:val="none" w:sz="0" w:space="0" w:color="auto"/>
            <w:right w:val="none" w:sz="0" w:space="0" w:color="auto"/>
          </w:divBdr>
        </w:div>
        <w:div w:id="63988668">
          <w:marLeft w:val="480"/>
          <w:marRight w:val="0"/>
          <w:marTop w:val="0"/>
          <w:marBottom w:val="0"/>
          <w:divBdr>
            <w:top w:val="none" w:sz="0" w:space="0" w:color="auto"/>
            <w:left w:val="none" w:sz="0" w:space="0" w:color="auto"/>
            <w:bottom w:val="none" w:sz="0" w:space="0" w:color="auto"/>
            <w:right w:val="none" w:sz="0" w:space="0" w:color="auto"/>
          </w:divBdr>
        </w:div>
        <w:div w:id="1996640306">
          <w:marLeft w:val="480"/>
          <w:marRight w:val="0"/>
          <w:marTop w:val="0"/>
          <w:marBottom w:val="0"/>
          <w:divBdr>
            <w:top w:val="none" w:sz="0" w:space="0" w:color="auto"/>
            <w:left w:val="none" w:sz="0" w:space="0" w:color="auto"/>
            <w:bottom w:val="none" w:sz="0" w:space="0" w:color="auto"/>
            <w:right w:val="none" w:sz="0" w:space="0" w:color="auto"/>
          </w:divBdr>
        </w:div>
        <w:div w:id="179517530">
          <w:marLeft w:val="480"/>
          <w:marRight w:val="0"/>
          <w:marTop w:val="0"/>
          <w:marBottom w:val="0"/>
          <w:divBdr>
            <w:top w:val="none" w:sz="0" w:space="0" w:color="auto"/>
            <w:left w:val="none" w:sz="0" w:space="0" w:color="auto"/>
            <w:bottom w:val="none" w:sz="0" w:space="0" w:color="auto"/>
            <w:right w:val="none" w:sz="0" w:space="0" w:color="auto"/>
          </w:divBdr>
        </w:div>
        <w:div w:id="1631939205">
          <w:marLeft w:val="480"/>
          <w:marRight w:val="0"/>
          <w:marTop w:val="0"/>
          <w:marBottom w:val="0"/>
          <w:divBdr>
            <w:top w:val="none" w:sz="0" w:space="0" w:color="auto"/>
            <w:left w:val="none" w:sz="0" w:space="0" w:color="auto"/>
            <w:bottom w:val="none" w:sz="0" w:space="0" w:color="auto"/>
            <w:right w:val="none" w:sz="0" w:space="0" w:color="auto"/>
          </w:divBdr>
        </w:div>
        <w:div w:id="609898192">
          <w:marLeft w:val="480"/>
          <w:marRight w:val="0"/>
          <w:marTop w:val="0"/>
          <w:marBottom w:val="0"/>
          <w:divBdr>
            <w:top w:val="none" w:sz="0" w:space="0" w:color="auto"/>
            <w:left w:val="none" w:sz="0" w:space="0" w:color="auto"/>
            <w:bottom w:val="none" w:sz="0" w:space="0" w:color="auto"/>
            <w:right w:val="none" w:sz="0" w:space="0" w:color="auto"/>
          </w:divBdr>
        </w:div>
        <w:div w:id="1384252683">
          <w:marLeft w:val="480"/>
          <w:marRight w:val="0"/>
          <w:marTop w:val="0"/>
          <w:marBottom w:val="0"/>
          <w:divBdr>
            <w:top w:val="none" w:sz="0" w:space="0" w:color="auto"/>
            <w:left w:val="none" w:sz="0" w:space="0" w:color="auto"/>
            <w:bottom w:val="none" w:sz="0" w:space="0" w:color="auto"/>
            <w:right w:val="none" w:sz="0" w:space="0" w:color="auto"/>
          </w:divBdr>
        </w:div>
        <w:div w:id="763838375">
          <w:marLeft w:val="480"/>
          <w:marRight w:val="0"/>
          <w:marTop w:val="0"/>
          <w:marBottom w:val="0"/>
          <w:divBdr>
            <w:top w:val="none" w:sz="0" w:space="0" w:color="auto"/>
            <w:left w:val="none" w:sz="0" w:space="0" w:color="auto"/>
            <w:bottom w:val="none" w:sz="0" w:space="0" w:color="auto"/>
            <w:right w:val="none" w:sz="0" w:space="0" w:color="auto"/>
          </w:divBdr>
        </w:div>
        <w:div w:id="553124655">
          <w:marLeft w:val="480"/>
          <w:marRight w:val="0"/>
          <w:marTop w:val="0"/>
          <w:marBottom w:val="0"/>
          <w:divBdr>
            <w:top w:val="none" w:sz="0" w:space="0" w:color="auto"/>
            <w:left w:val="none" w:sz="0" w:space="0" w:color="auto"/>
            <w:bottom w:val="none" w:sz="0" w:space="0" w:color="auto"/>
            <w:right w:val="none" w:sz="0" w:space="0" w:color="auto"/>
          </w:divBdr>
        </w:div>
        <w:div w:id="1890221607">
          <w:marLeft w:val="480"/>
          <w:marRight w:val="0"/>
          <w:marTop w:val="0"/>
          <w:marBottom w:val="0"/>
          <w:divBdr>
            <w:top w:val="none" w:sz="0" w:space="0" w:color="auto"/>
            <w:left w:val="none" w:sz="0" w:space="0" w:color="auto"/>
            <w:bottom w:val="none" w:sz="0" w:space="0" w:color="auto"/>
            <w:right w:val="none" w:sz="0" w:space="0" w:color="auto"/>
          </w:divBdr>
        </w:div>
        <w:div w:id="12147995">
          <w:marLeft w:val="480"/>
          <w:marRight w:val="0"/>
          <w:marTop w:val="0"/>
          <w:marBottom w:val="0"/>
          <w:divBdr>
            <w:top w:val="none" w:sz="0" w:space="0" w:color="auto"/>
            <w:left w:val="none" w:sz="0" w:space="0" w:color="auto"/>
            <w:bottom w:val="none" w:sz="0" w:space="0" w:color="auto"/>
            <w:right w:val="none" w:sz="0" w:space="0" w:color="auto"/>
          </w:divBdr>
        </w:div>
        <w:div w:id="860626830">
          <w:marLeft w:val="480"/>
          <w:marRight w:val="0"/>
          <w:marTop w:val="0"/>
          <w:marBottom w:val="0"/>
          <w:divBdr>
            <w:top w:val="none" w:sz="0" w:space="0" w:color="auto"/>
            <w:left w:val="none" w:sz="0" w:space="0" w:color="auto"/>
            <w:bottom w:val="none" w:sz="0" w:space="0" w:color="auto"/>
            <w:right w:val="none" w:sz="0" w:space="0" w:color="auto"/>
          </w:divBdr>
        </w:div>
        <w:div w:id="193883776">
          <w:marLeft w:val="480"/>
          <w:marRight w:val="0"/>
          <w:marTop w:val="0"/>
          <w:marBottom w:val="0"/>
          <w:divBdr>
            <w:top w:val="none" w:sz="0" w:space="0" w:color="auto"/>
            <w:left w:val="none" w:sz="0" w:space="0" w:color="auto"/>
            <w:bottom w:val="none" w:sz="0" w:space="0" w:color="auto"/>
            <w:right w:val="none" w:sz="0" w:space="0" w:color="auto"/>
          </w:divBdr>
        </w:div>
        <w:div w:id="1968850222">
          <w:marLeft w:val="480"/>
          <w:marRight w:val="0"/>
          <w:marTop w:val="0"/>
          <w:marBottom w:val="0"/>
          <w:divBdr>
            <w:top w:val="none" w:sz="0" w:space="0" w:color="auto"/>
            <w:left w:val="none" w:sz="0" w:space="0" w:color="auto"/>
            <w:bottom w:val="none" w:sz="0" w:space="0" w:color="auto"/>
            <w:right w:val="none" w:sz="0" w:space="0" w:color="auto"/>
          </w:divBdr>
        </w:div>
        <w:div w:id="571309725">
          <w:marLeft w:val="480"/>
          <w:marRight w:val="0"/>
          <w:marTop w:val="0"/>
          <w:marBottom w:val="0"/>
          <w:divBdr>
            <w:top w:val="none" w:sz="0" w:space="0" w:color="auto"/>
            <w:left w:val="none" w:sz="0" w:space="0" w:color="auto"/>
            <w:bottom w:val="none" w:sz="0" w:space="0" w:color="auto"/>
            <w:right w:val="none" w:sz="0" w:space="0" w:color="auto"/>
          </w:divBdr>
        </w:div>
      </w:divsChild>
    </w:div>
    <w:div w:id="717582748">
      <w:bodyDiv w:val="1"/>
      <w:marLeft w:val="0"/>
      <w:marRight w:val="0"/>
      <w:marTop w:val="0"/>
      <w:marBottom w:val="0"/>
      <w:divBdr>
        <w:top w:val="none" w:sz="0" w:space="0" w:color="auto"/>
        <w:left w:val="none" w:sz="0" w:space="0" w:color="auto"/>
        <w:bottom w:val="none" w:sz="0" w:space="0" w:color="auto"/>
        <w:right w:val="none" w:sz="0" w:space="0" w:color="auto"/>
      </w:divBdr>
      <w:divsChild>
        <w:div w:id="144132329">
          <w:marLeft w:val="0"/>
          <w:marRight w:val="0"/>
          <w:marTop w:val="0"/>
          <w:marBottom w:val="0"/>
          <w:divBdr>
            <w:top w:val="none" w:sz="0" w:space="0" w:color="auto"/>
            <w:left w:val="none" w:sz="0" w:space="0" w:color="auto"/>
            <w:bottom w:val="none" w:sz="0" w:space="0" w:color="auto"/>
            <w:right w:val="none" w:sz="0" w:space="0" w:color="auto"/>
          </w:divBdr>
          <w:divsChild>
            <w:div w:id="79109019">
              <w:marLeft w:val="0"/>
              <w:marRight w:val="0"/>
              <w:marTop w:val="0"/>
              <w:marBottom w:val="0"/>
              <w:divBdr>
                <w:top w:val="none" w:sz="0" w:space="0" w:color="auto"/>
                <w:left w:val="none" w:sz="0" w:space="0" w:color="auto"/>
                <w:bottom w:val="none" w:sz="0" w:space="0" w:color="auto"/>
                <w:right w:val="none" w:sz="0" w:space="0" w:color="auto"/>
              </w:divBdr>
              <w:divsChild>
                <w:div w:id="5033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72255">
      <w:bodyDiv w:val="1"/>
      <w:marLeft w:val="0"/>
      <w:marRight w:val="0"/>
      <w:marTop w:val="0"/>
      <w:marBottom w:val="0"/>
      <w:divBdr>
        <w:top w:val="none" w:sz="0" w:space="0" w:color="auto"/>
        <w:left w:val="none" w:sz="0" w:space="0" w:color="auto"/>
        <w:bottom w:val="none" w:sz="0" w:space="0" w:color="auto"/>
        <w:right w:val="none" w:sz="0" w:space="0" w:color="auto"/>
      </w:divBdr>
      <w:divsChild>
        <w:div w:id="461846572">
          <w:marLeft w:val="480"/>
          <w:marRight w:val="0"/>
          <w:marTop w:val="0"/>
          <w:marBottom w:val="0"/>
          <w:divBdr>
            <w:top w:val="none" w:sz="0" w:space="0" w:color="auto"/>
            <w:left w:val="none" w:sz="0" w:space="0" w:color="auto"/>
            <w:bottom w:val="none" w:sz="0" w:space="0" w:color="auto"/>
            <w:right w:val="none" w:sz="0" w:space="0" w:color="auto"/>
          </w:divBdr>
        </w:div>
        <w:div w:id="208155284">
          <w:marLeft w:val="480"/>
          <w:marRight w:val="0"/>
          <w:marTop w:val="0"/>
          <w:marBottom w:val="0"/>
          <w:divBdr>
            <w:top w:val="none" w:sz="0" w:space="0" w:color="auto"/>
            <w:left w:val="none" w:sz="0" w:space="0" w:color="auto"/>
            <w:bottom w:val="none" w:sz="0" w:space="0" w:color="auto"/>
            <w:right w:val="none" w:sz="0" w:space="0" w:color="auto"/>
          </w:divBdr>
        </w:div>
        <w:div w:id="357893317">
          <w:marLeft w:val="480"/>
          <w:marRight w:val="0"/>
          <w:marTop w:val="0"/>
          <w:marBottom w:val="0"/>
          <w:divBdr>
            <w:top w:val="none" w:sz="0" w:space="0" w:color="auto"/>
            <w:left w:val="none" w:sz="0" w:space="0" w:color="auto"/>
            <w:bottom w:val="none" w:sz="0" w:space="0" w:color="auto"/>
            <w:right w:val="none" w:sz="0" w:space="0" w:color="auto"/>
          </w:divBdr>
        </w:div>
        <w:div w:id="33775119">
          <w:marLeft w:val="480"/>
          <w:marRight w:val="0"/>
          <w:marTop w:val="0"/>
          <w:marBottom w:val="0"/>
          <w:divBdr>
            <w:top w:val="none" w:sz="0" w:space="0" w:color="auto"/>
            <w:left w:val="none" w:sz="0" w:space="0" w:color="auto"/>
            <w:bottom w:val="none" w:sz="0" w:space="0" w:color="auto"/>
            <w:right w:val="none" w:sz="0" w:space="0" w:color="auto"/>
          </w:divBdr>
        </w:div>
        <w:div w:id="1665548789">
          <w:marLeft w:val="480"/>
          <w:marRight w:val="0"/>
          <w:marTop w:val="0"/>
          <w:marBottom w:val="0"/>
          <w:divBdr>
            <w:top w:val="none" w:sz="0" w:space="0" w:color="auto"/>
            <w:left w:val="none" w:sz="0" w:space="0" w:color="auto"/>
            <w:bottom w:val="none" w:sz="0" w:space="0" w:color="auto"/>
            <w:right w:val="none" w:sz="0" w:space="0" w:color="auto"/>
          </w:divBdr>
        </w:div>
        <w:div w:id="698241873">
          <w:marLeft w:val="480"/>
          <w:marRight w:val="0"/>
          <w:marTop w:val="0"/>
          <w:marBottom w:val="0"/>
          <w:divBdr>
            <w:top w:val="none" w:sz="0" w:space="0" w:color="auto"/>
            <w:left w:val="none" w:sz="0" w:space="0" w:color="auto"/>
            <w:bottom w:val="none" w:sz="0" w:space="0" w:color="auto"/>
            <w:right w:val="none" w:sz="0" w:space="0" w:color="auto"/>
          </w:divBdr>
        </w:div>
        <w:div w:id="2049604596">
          <w:marLeft w:val="480"/>
          <w:marRight w:val="0"/>
          <w:marTop w:val="0"/>
          <w:marBottom w:val="0"/>
          <w:divBdr>
            <w:top w:val="none" w:sz="0" w:space="0" w:color="auto"/>
            <w:left w:val="none" w:sz="0" w:space="0" w:color="auto"/>
            <w:bottom w:val="none" w:sz="0" w:space="0" w:color="auto"/>
            <w:right w:val="none" w:sz="0" w:space="0" w:color="auto"/>
          </w:divBdr>
        </w:div>
        <w:div w:id="647634685">
          <w:marLeft w:val="480"/>
          <w:marRight w:val="0"/>
          <w:marTop w:val="0"/>
          <w:marBottom w:val="0"/>
          <w:divBdr>
            <w:top w:val="none" w:sz="0" w:space="0" w:color="auto"/>
            <w:left w:val="none" w:sz="0" w:space="0" w:color="auto"/>
            <w:bottom w:val="none" w:sz="0" w:space="0" w:color="auto"/>
            <w:right w:val="none" w:sz="0" w:space="0" w:color="auto"/>
          </w:divBdr>
        </w:div>
      </w:divsChild>
    </w:div>
    <w:div w:id="736780331">
      <w:bodyDiv w:val="1"/>
      <w:marLeft w:val="0"/>
      <w:marRight w:val="0"/>
      <w:marTop w:val="0"/>
      <w:marBottom w:val="0"/>
      <w:divBdr>
        <w:top w:val="none" w:sz="0" w:space="0" w:color="auto"/>
        <w:left w:val="none" w:sz="0" w:space="0" w:color="auto"/>
        <w:bottom w:val="none" w:sz="0" w:space="0" w:color="auto"/>
        <w:right w:val="none" w:sz="0" w:space="0" w:color="auto"/>
      </w:divBdr>
      <w:divsChild>
        <w:div w:id="504393840">
          <w:marLeft w:val="480"/>
          <w:marRight w:val="0"/>
          <w:marTop w:val="0"/>
          <w:marBottom w:val="0"/>
          <w:divBdr>
            <w:top w:val="none" w:sz="0" w:space="0" w:color="auto"/>
            <w:left w:val="none" w:sz="0" w:space="0" w:color="auto"/>
            <w:bottom w:val="none" w:sz="0" w:space="0" w:color="auto"/>
            <w:right w:val="none" w:sz="0" w:space="0" w:color="auto"/>
          </w:divBdr>
        </w:div>
        <w:div w:id="1139494664">
          <w:marLeft w:val="480"/>
          <w:marRight w:val="0"/>
          <w:marTop w:val="0"/>
          <w:marBottom w:val="0"/>
          <w:divBdr>
            <w:top w:val="none" w:sz="0" w:space="0" w:color="auto"/>
            <w:left w:val="none" w:sz="0" w:space="0" w:color="auto"/>
            <w:bottom w:val="none" w:sz="0" w:space="0" w:color="auto"/>
            <w:right w:val="none" w:sz="0" w:space="0" w:color="auto"/>
          </w:divBdr>
        </w:div>
        <w:div w:id="735394568">
          <w:marLeft w:val="480"/>
          <w:marRight w:val="0"/>
          <w:marTop w:val="0"/>
          <w:marBottom w:val="0"/>
          <w:divBdr>
            <w:top w:val="none" w:sz="0" w:space="0" w:color="auto"/>
            <w:left w:val="none" w:sz="0" w:space="0" w:color="auto"/>
            <w:bottom w:val="none" w:sz="0" w:space="0" w:color="auto"/>
            <w:right w:val="none" w:sz="0" w:space="0" w:color="auto"/>
          </w:divBdr>
        </w:div>
        <w:div w:id="1374421525">
          <w:marLeft w:val="480"/>
          <w:marRight w:val="0"/>
          <w:marTop w:val="0"/>
          <w:marBottom w:val="0"/>
          <w:divBdr>
            <w:top w:val="none" w:sz="0" w:space="0" w:color="auto"/>
            <w:left w:val="none" w:sz="0" w:space="0" w:color="auto"/>
            <w:bottom w:val="none" w:sz="0" w:space="0" w:color="auto"/>
            <w:right w:val="none" w:sz="0" w:space="0" w:color="auto"/>
          </w:divBdr>
        </w:div>
        <w:div w:id="217134195">
          <w:marLeft w:val="480"/>
          <w:marRight w:val="0"/>
          <w:marTop w:val="0"/>
          <w:marBottom w:val="0"/>
          <w:divBdr>
            <w:top w:val="none" w:sz="0" w:space="0" w:color="auto"/>
            <w:left w:val="none" w:sz="0" w:space="0" w:color="auto"/>
            <w:bottom w:val="none" w:sz="0" w:space="0" w:color="auto"/>
            <w:right w:val="none" w:sz="0" w:space="0" w:color="auto"/>
          </w:divBdr>
        </w:div>
        <w:div w:id="1904173836">
          <w:marLeft w:val="480"/>
          <w:marRight w:val="0"/>
          <w:marTop w:val="0"/>
          <w:marBottom w:val="0"/>
          <w:divBdr>
            <w:top w:val="none" w:sz="0" w:space="0" w:color="auto"/>
            <w:left w:val="none" w:sz="0" w:space="0" w:color="auto"/>
            <w:bottom w:val="none" w:sz="0" w:space="0" w:color="auto"/>
            <w:right w:val="none" w:sz="0" w:space="0" w:color="auto"/>
          </w:divBdr>
        </w:div>
        <w:div w:id="1252736449">
          <w:marLeft w:val="480"/>
          <w:marRight w:val="0"/>
          <w:marTop w:val="0"/>
          <w:marBottom w:val="0"/>
          <w:divBdr>
            <w:top w:val="none" w:sz="0" w:space="0" w:color="auto"/>
            <w:left w:val="none" w:sz="0" w:space="0" w:color="auto"/>
            <w:bottom w:val="none" w:sz="0" w:space="0" w:color="auto"/>
            <w:right w:val="none" w:sz="0" w:space="0" w:color="auto"/>
          </w:divBdr>
        </w:div>
        <w:div w:id="949357327">
          <w:marLeft w:val="480"/>
          <w:marRight w:val="0"/>
          <w:marTop w:val="0"/>
          <w:marBottom w:val="0"/>
          <w:divBdr>
            <w:top w:val="none" w:sz="0" w:space="0" w:color="auto"/>
            <w:left w:val="none" w:sz="0" w:space="0" w:color="auto"/>
            <w:bottom w:val="none" w:sz="0" w:space="0" w:color="auto"/>
            <w:right w:val="none" w:sz="0" w:space="0" w:color="auto"/>
          </w:divBdr>
        </w:div>
        <w:div w:id="1895385978">
          <w:marLeft w:val="480"/>
          <w:marRight w:val="0"/>
          <w:marTop w:val="0"/>
          <w:marBottom w:val="0"/>
          <w:divBdr>
            <w:top w:val="none" w:sz="0" w:space="0" w:color="auto"/>
            <w:left w:val="none" w:sz="0" w:space="0" w:color="auto"/>
            <w:bottom w:val="none" w:sz="0" w:space="0" w:color="auto"/>
            <w:right w:val="none" w:sz="0" w:space="0" w:color="auto"/>
          </w:divBdr>
        </w:div>
      </w:divsChild>
    </w:div>
    <w:div w:id="793404759">
      <w:bodyDiv w:val="1"/>
      <w:marLeft w:val="0"/>
      <w:marRight w:val="0"/>
      <w:marTop w:val="0"/>
      <w:marBottom w:val="0"/>
      <w:divBdr>
        <w:top w:val="none" w:sz="0" w:space="0" w:color="auto"/>
        <w:left w:val="none" w:sz="0" w:space="0" w:color="auto"/>
        <w:bottom w:val="none" w:sz="0" w:space="0" w:color="auto"/>
        <w:right w:val="none" w:sz="0" w:space="0" w:color="auto"/>
      </w:divBdr>
    </w:div>
    <w:div w:id="833573878">
      <w:bodyDiv w:val="1"/>
      <w:marLeft w:val="0"/>
      <w:marRight w:val="0"/>
      <w:marTop w:val="0"/>
      <w:marBottom w:val="0"/>
      <w:divBdr>
        <w:top w:val="none" w:sz="0" w:space="0" w:color="auto"/>
        <w:left w:val="none" w:sz="0" w:space="0" w:color="auto"/>
        <w:bottom w:val="none" w:sz="0" w:space="0" w:color="auto"/>
        <w:right w:val="none" w:sz="0" w:space="0" w:color="auto"/>
      </w:divBdr>
      <w:divsChild>
        <w:div w:id="1759593078">
          <w:marLeft w:val="480"/>
          <w:marRight w:val="0"/>
          <w:marTop w:val="0"/>
          <w:marBottom w:val="0"/>
          <w:divBdr>
            <w:top w:val="none" w:sz="0" w:space="0" w:color="auto"/>
            <w:left w:val="none" w:sz="0" w:space="0" w:color="auto"/>
            <w:bottom w:val="none" w:sz="0" w:space="0" w:color="auto"/>
            <w:right w:val="none" w:sz="0" w:space="0" w:color="auto"/>
          </w:divBdr>
        </w:div>
        <w:div w:id="1376855927">
          <w:marLeft w:val="480"/>
          <w:marRight w:val="0"/>
          <w:marTop w:val="0"/>
          <w:marBottom w:val="0"/>
          <w:divBdr>
            <w:top w:val="none" w:sz="0" w:space="0" w:color="auto"/>
            <w:left w:val="none" w:sz="0" w:space="0" w:color="auto"/>
            <w:bottom w:val="none" w:sz="0" w:space="0" w:color="auto"/>
            <w:right w:val="none" w:sz="0" w:space="0" w:color="auto"/>
          </w:divBdr>
        </w:div>
        <w:div w:id="843862067">
          <w:marLeft w:val="480"/>
          <w:marRight w:val="0"/>
          <w:marTop w:val="0"/>
          <w:marBottom w:val="0"/>
          <w:divBdr>
            <w:top w:val="none" w:sz="0" w:space="0" w:color="auto"/>
            <w:left w:val="none" w:sz="0" w:space="0" w:color="auto"/>
            <w:bottom w:val="none" w:sz="0" w:space="0" w:color="auto"/>
            <w:right w:val="none" w:sz="0" w:space="0" w:color="auto"/>
          </w:divBdr>
        </w:div>
        <w:div w:id="860821339">
          <w:marLeft w:val="480"/>
          <w:marRight w:val="0"/>
          <w:marTop w:val="0"/>
          <w:marBottom w:val="0"/>
          <w:divBdr>
            <w:top w:val="none" w:sz="0" w:space="0" w:color="auto"/>
            <w:left w:val="none" w:sz="0" w:space="0" w:color="auto"/>
            <w:bottom w:val="none" w:sz="0" w:space="0" w:color="auto"/>
            <w:right w:val="none" w:sz="0" w:space="0" w:color="auto"/>
          </w:divBdr>
        </w:div>
        <w:div w:id="658002680">
          <w:marLeft w:val="480"/>
          <w:marRight w:val="0"/>
          <w:marTop w:val="0"/>
          <w:marBottom w:val="0"/>
          <w:divBdr>
            <w:top w:val="none" w:sz="0" w:space="0" w:color="auto"/>
            <w:left w:val="none" w:sz="0" w:space="0" w:color="auto"/>
            <w:bottom w:val="none" w:sz="0" w:space="0" w:color="auto"/>
            <w:right w:val="none" w:sz="0" w:space="0" w:color="auto"/>
          </w:divBdr>
        </w:div>
        <w:div w:id="71858676">
          <w:marLeft w:val="480"/>
          <w:marRight w:val="0"/>
          <w:marTop w:val="0"/>
          <w:marBottom w:val="0"/>
          <w:divBdr>
            <w:top w:val="none" w:sz="0" w:space="0" w:color="auto"/>
            <w:left w:val="none" w:sz="0" w:space="0" w:color="auto"/>
            <w:bottom w:val="none" w:sz="0" w:space="0" w:color="auto"/>
            <w:right w:val="none" w:sz="0" w:space="0" w:color="auto"/>
          </w:divBdr>
        </w:div>
        <w:div w:id="1185443625">
          <w:marLeft w:val="480"/>
          <w:marRight w:val="0"/>
          <w:marTop w:val="0"/>
          <w:marBottom w:val="0"/>
          <w:divBdr>
            <w:top w:val="none" w:sz="0" w:space="0" w:color="auto"/>
            <w:left w:val="none" w:sz="0" w:space="0" w:color="auto"/>
            <w:bottom w:val="none" w:sz="0" w:space="0" w:color="auto"/>
            <w:right w:val="none" w:sz="0" w:space="0" w:color="auto"/>
          </w:divBdr>
        </w:div>
        <w:div w:id="75594704">
          <w:marLeft w:val="480"/>
          <w:marRight w:val="0"/>
          <w:marTop w:val="0"/>
          <w:marBottom w:val="0"/>
          <w:divBdr>
            <w:top w:val="none" w:sz="0" w:space="0" w:color="auto"/>
            <w:left w:val="none" w:sz="0" w:space="0" w:color="auto"/>
            <w:bottom w:val="none" w:sz="0" w:space="0" w:color="auto"/>
            <w:right w:val="none" w:sz="0" w:space="0" w:color="auto"/>
          </w:divBdr>
        </w:div>
        <w:div w:id="392628306">
          <w:marLeft w:val="480"/>
          <w:marRight w:val="0"/>
          <w:marTop w:val="0"/>
          <w:marBottom w:val="0"/>
          <w:divBdr>
            <w:top w:val="none" w:sz="0" w:space="0" w:color="auto"/>
            <w:left w:val="none" w:sz="0" w:space="0" w:color="auto"/>
            <w:bottom w:val="none" w:sz="0" w:space="0" w:color="auto"/>
            <w:right w:val="none" w:sz="0" w:space="0" w:color="auto"/>
          </w:divBdr>
        </w:div>
        <w:div w:id="1141537794">
          <w:marLeft w:val="480"/>
          <w:marRight w:val="0"/>
          <w:marTop w:val="0"/>
          <w:marBottom w:val="0"/>
          <w:divBdr>
            <w:top w:val="none" w:sz="0" w:space="0" w:color="auto"/>
            <w:left w:val="none" w:sz="0" w:space="0" w:color="auto"/>
            <w:bottom w:val="none" w:sz="0" w:space="0" w:color="auto"/>
            <w:right w:val="none" w:sz="0" w:space="0" w:color="auto"/>
          </w:divBdr>
        </w:div>
        <w:div w:id="2100981544">
          <w:marLeft w:val="480"/>
          <w:marRight w:val="0"/>
          <w:marTop w:val="0"/>
          <w:marBottom w:val="0"/>
          <w:divBdr>
            <w:top w:val="none" w:sz="0" w:space="0" w:color="auto"/>
            <w:left w:val="none" w:sz="0" w:space="0" w:color="auto"/>
            <w:bottom w:val="none" w:sz="0" w:space="0" w:color="auto"/>
            <w:right w:val="none" w:sz="0" w:space="0" w:color="auto"/>
          </w:divBdr>
        </w:div>
      </w:divsChild>
    </w:div>
    <w:div w:id="862405971">
      <w:bodyDiv w:val="1"/>
      <w:marLeft w:val="0"/>
      <w:marRight w:val="0"/>
      <w:marTop w:val="0"/>
      <w:marBottom w:val="0"/>
      <w:divBdr>
        <w:top w:val="none" w:sz="0" w:space="0" w:color="auto"/>
        <w:left w:val="none" w:sz="0" w:space="0" w:color="auto"/>
        <w:bottom w:val="none" w:sz="0" w:space="0" w:color="auto"/>
        <w:right w:val="none" w:sz="0" w:space="0" w:color="auto"/>
      </w:divBdr>
      <w:divsChild>
        <w:div w:id="821392557">
          <w:marLeft w:val="0"/>
          <w:marRight w:val="0"/>
          <w:marTop w:val="0"/>
          <w:marBottom w:val="0"/>
          <w:divBdr>
            <w:top w:val="none" w:sz="0" w:space="0" w:color="auto"/>
            <w:left w:val="none" w:sz="0" w:space="0" w:color="auto"/>
            <w:bottom w:val="none" w:sz="0" w:space="0" w:color="auto"/>
            <w:right w:val="none" w:sz="0" w:space="0" w:color="auto"/>
          </w:divBdr>
          <w:divsChild>
            <w:div w:id="1266765861">
              <w:marLeft w:val="0"/>
              <w:marRight w:val="0"/>
              <w:marTop w:val="0"/>
              <w:marBottom w:val="0"/>
              <w:divBdr>
                <w:top w:val="none" w:sz="0" w:space="0" w:color="auto"/>
                <w:left w:val="none" w:sz="0" w:space="0" w:color="auto"/>
                <w:bottom w:val="none" w:sz="0" w:space="0" w:color="auto"/>
                <w:right w:val="none" w:sz="0" w:space="0" w:color="auto"/>
              </w:divBdr>
              <w:divsChild>
                <w:div w:id="15183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62108">
      <w:bodyDiv w:val="1"/>
      <w:marLeft w:val="0"/>
      <w:marRight w:val="0"/>
      <w:marTop w:val="0"/>
      <w:marBottom w:val="0"/>
      <w:divBdr>
        <w:top w:val="none" w:sz="0" w:space="0" w:color="auto"/>
        <w:left w:val="none" w:sz="0" w:space="0" w:color="auto"/>
        <w:bottom w:val="none" w:sz="0" w:space="0" w:color="auto"/>
        <w:right w:val="none" w:sz="0" w:space="0" w:color="auto"/>
      </w:divBdr>
      <w:divsChild>
        <w:div w:id="133106182">
          <w:marLeft w:val="480"/>
          <w:marRight w:val="0"/>
          <w:marTop w:val="0"/>
          <w:marBottom w:val="0"/>
          <w:divBdr>
            <w:top w:val="none" w:sz="0" w:space="0" w:color="auto"/>
            <w:left w:val="none" w:sz="0" w:space="0" w:color="auto"/>
            <w:bottom w:val="none" w:sz="0" w:space="0" w:color="auto"/>
            <w:right w:val="none" w:sz="0" w:space="0" w:color="auto"/>
          </w:divBdr>
        </w:div>
        <w:div w:id="1355303966">
          <w:marLeft w:val="480"/>
          <w:marRight w:val="0"/>
          <w:marTop w:val="0"/>
          <w:marBottom w:val="0"/>
          <w:divBdr>
            <w:top w:val="none" w:sz="0" w:space="0" w:color="auto"/>
            <w:left w:val="none" w:sz="0" w:space="0" w:color="auto"/>
            <w:bottom w:val="none" w:sz="0" w:space="0" w:color="auto"/>
            <w:right w:val="none" w:sz="0" w:space="0" w:color="auto"/>
          </w:divBdr>
        </w:div>
        <w:div w:id="1731535797">
          <w:marLeft w:val="480"/>
          <w:marRight w:val="0"/>
          <w:marTop w:val="0"/>
          <w:marBottom w:val="0"/>
          <w:divBdr>
            <w:top w:val="none" w:sz="0" w:space="0" w:color="auto"/>
            <w:left w:val="none" w:sz="0" w:space="0" w:color="auto"/>
            <w:bottom w:val="none" w:sz="0" w:space="0" w:color="auto"/>
            <w:right w:val="none" w:sz="0" w:space="0" w:color="auto"/>
          </w:divBdr>
        </w:div>
        <w:div w:id="137456287">
          <w:marLeft w:val="480"/>
          <w:marRight w:val="0"/>
          <w:marTop w:val="0"/>
          <w:marBottom w:val="0"/>
          <w:divBdr>
            <w:top w:val="none" w:sz="0" w:space="0" w:color="auto"/>
            <w:left w:val="none" w:sz="0" w:space="0" w:color="auto"/>
            <w:bottom w:val="none" w:sz="0" w:space="0" w:color="auto"/>
            <w:right w:val="none" w:sz="0" w:space="0" w:color="auto"/>
          </w:divBdr>
        </w:div>
        <w:div w:id="1105730822">
          <w:marLeft w:val="480"/>
          <w:marRight w:val="0"/>
          <w:marTop w:val="0"/>
          <w:marBottom w:val="0"/>
          <w:divBdr>
            <w:top w:val="none" w:sz="0" w:space="0" w:color="auto"/>
            <w:left w:val="none" w:sz="0" w:space="0" w:color="auto"/>
            <w:bottom w:val="none" w:sz="0" w:space="0" w:color="auto"/>
            <w:right w:val="none" w:sz="0" w:space="0" w:color="auto"/>
          </w:divBdr>
        </w:div>
        <w:div w:id="1094593779">
          <w:marLeft w:val="480"/>
          <w:marRight w:val="0"/>
          <w:marTop w:val="0"/>
          <w:marBottom w:val="0"/>
          <w:divBdr>
            <w:top w:val="none" w:sz="0" w:space="0" w:color="auto"/>
            <w:left w:val="none" w:sz="0" w:space="0" w:color="auto"/>
            <w:bottom w:val="none" w:sz="0" w:space="0" w:color="auto"/>
            <w:right w:val="none" w:sz="0" w:space="0" w:color="auto"/>
          </w:divBdr>
        </w:div>
        <w:div w:id="2132087687">
          <w:marLeft w:val="480"/>
          <w:marRight w:val="0"/>
          <w:marTop w:val="0"/>
          <w:marBottom w:val="0"/>
          <w:divBdr>
            <w:top w:val="none" w:sz="0" w:space="0" w:color="auto"/>
            <w:left w:val="none" w:sz="0" w:space="0" w:color="auto"/>
            <w:bottom w:val="none" w:sz="0" w:space="0" w:color="auto"/>
            <w:right w:val="none" w:sz="0" w:space="0" w:color="auto"/>
          </w:divBdr>
        </w:div>
        <w:div w:id="401030632">
          <w:marLeft w:val="480"/>
          <w:marRight w:val="0"/>
          <w:marTop w:val="0"/>
          <w:marBottom w:val="0"/>
          <w:divBdr>
            <w:top w:val="none" w:sz="0" w:space="0" w:color="auto"/>
            <w:left w:val="none" w:sz="0" w:space="0" w:color="auto"/>
            <w:bottom w:val="none" w:sz="0" w:space="0" w:color="auto"/>
            <w:right w:val="none" w:sz="0" w:space="0" w:color="auto"/>
          </w:divBdr>
        </w:div>
        <w:div w:id="348458225">
          <w:marLeft w:val="480"/>
          <w:marRight w:val="0"/>
          <w:marTop w:val="0"/>
          <w:marBottom w:val="0"/>
          <w:divBdr>
            <w:top w:val="none" w:sz="0" w:space="0" w:color="auto"/>
            <w:left w:val="none" w:sz="0" w:space="0" w:color="auto"/>
            <w:bottom w:val="none" w:sz="0" w:space="0" w:color="auto"/>
            <w:right w:val="none" w:sz="0" w:space="0" w:color="auto"/>
          </w:divBdr>
        </w:div>
        <w:div w:id="618728535">
          <w:marLeft w:val="480"/>
          <w:marRight w:val="0"/>
          <w:marTop w:val="0"/>
          <w:marBottom w:val="0"/>
          <w:divBdr>
            <w:top w:val="none" w:sz="0" w:space="0" w:color="auto"/>
            <w:left w:val="none" w:sz="0" w:space="0" w:color="auto"/>
            <w:bottom w:val="none" w:sz="0" w:space="0" w:color="auto"/>
            <w:right w:val="none" w:sz="0" w:space="0" w:color="auto"/>
          </w:divBdr>
        </w:div>
      </w:divsChild>
    </w:div>
    <w:div w:id="944120947">
      <w:bodyDiv w:val="1"/>
      <w:marLeft w:val="0"/>
      <w:marRight w:val="0"/>
      <w:marTop w:val="0"/>
      <w:marBottom w:val="0"/>
      <w:divBdr>
        <w:top w:val="none" w:sz="0" w:space="0" w:color="auto"/>
        <w:left w:val="none" w:sz="0" w:space="0" w:color="auto"/>
        <w:bottom w:val="none" w:sz="0" w:space="0" w:color="auto"/>
        <w:right w:val="none" w:sz="0" w:space="0" w:color="auto"/>
      </w:divBdr>
    </w:div>
    <w:div w:id="953102124">
      <w:bodyDiv w:val="1"/>
      <w:marLeft w:val="0"/>
      <w:marRight w:val="0"/>
      <w:marTop w:val="0"/>
      <w:marBottom w:val="0"/>
      <w:divBdr>
        <w:top w:val="none" w:sz="0" w:space="0" w:color="auto"/>
        <w:left w:val="none" w:sz="0" w:space="0" w:color="auto"/>
        <w:bottom w:val="none" w:sz="0" w:space="0" w:color="auto"/>
        <w:right w:val="none" w:sz="0" w:space="0" w:color="auto"/>
      </w:divBdr>
      <w:divsChild>
        <w:div w:id="576020381">
          <w:marLeft w:val="480"/>
          <w:marRight w:val="0"/>
          <w:marTop w:val="0"/>
          <w:marBottom w:val="0"/>
          <w:divBdr>
            <w:top w:val="none" w:sz="0" w:space="0" w:color="auto"/>
            <w:left w:val="none" w:sz="0" w:space="0" w:color="auto"/>
            <w:bottom w:val="none" w:sz="0" w:space="0" w:color="auto"/>
            <w:right w:val="none" w:sz="0" w:space="0" w:color="auto"/>
          </w:divBdr>
        </w:div>
        <w:div w:id="1220436829">
          <w:marLeft w:val="480"/>
          <w:marRight w:val="0"/>
          <w:marTop w:val="0"/>
          <w:marBottom w:val="0"/>
          <w:divBdr>
            <w:top w:val="none" w:sz="0" w:space="0" w:color="auto"/>
            <w:left w:val="none" w:sz="0" w:space="0" w:color="auto"/>
            <w:bottom w:val="none" w:sz="0" w:space="0" w:color="auto"/>
            <w:right w:val="none" w:sz="0" w:space="0" w:color="auto"/>
          </w:divBdr>
        </w:div>
        <w:div w:id="361319180">
          <w:marLeft w:val="480"/>
          <w:marRight w:val="0"/>
          <w:marTop w:val="0"/>
          <w:marBottom w:val="0"/>
          <w:divBdr>
            <w:top w:val="none" w:sz="0" w:space="0" w:color="auto"/>
            <w:left w:val="none" w:sz="0" w:space="0" w:color="auto"/>
            <w:bottom w:val="none" w:sz="0" w:space="0" w:color="auto"/>
            <w:right w:val="none" w:sz="0" w:space="0" w:color="auto"/>
          </w:divBdr>
        </w:div>
        <w:div w:id="1748260255">
          <w:marLeft w:val="480"/>
          <w:marRight w:val="0"/>
          <w:marTop w:val="0"/>
          <w:marBottom w:val="0"/>
          <w:divBdr>
            <w:top w:val="none" w:sz="0" w:space="0" w:color="auto"/>
            <w:left w:val="none" w:sz="0" w:space="0" w:color="auto"/>
            <w:bottom w:val="none" w:sz="0" w:space="0" w:color="auto"/>
            <w:right w:val="none" w:sz="0" w:space="0" w:color="auto"/>
          </w:divBdr>
        </w:div>
        <w:div w:id="974218801">
          <w:marLeft w:val="480"/>
          <w:marRight w:val="0"/>
          <w:marTop w:val="0"/>
          <w:marBottom w:val="0"/>
          <w:divBdr>
            <w:top w:val="none" w:sz="0" w:space="0" w:color="auto"/>
            <w:left w:val="none" w:sz="0" w:space="0" w:color="auto"/>
            <w:bottom w:val="none" w:sz="0" w:space="0" w:color="auto"/>
            <w:right w:val="none" w:sz="0" w:space="0" w:color="auto"/>
          </w:divBdr>
        </w:div>
        <w:div w:id="632831560">
          <w:marLeft w:val="480"/>
          <w:marRight w:val="0"/>
          <w:marTop w:val="0"/>
          <w:marBottom w:val="0"/>
          <w:divBdr>
            <w:top w:val="none" w:sz="0" w:space="0" w:color="auto"/>
            <w:left w:val="none" w:sz="0" w:space="0" w:color="auto"/>
            <w:bottom w:val="none" w:sz="0" w:space="0" w:color="auto"/>
            <w:right w:val="none" w:sz="0" w:space="0" w:color="auto"/>
          </w:divBdr>
        </w:div>
        <w:div w:id="1913536716">
          <w:marLeft w:val="480"/>
          <w:marRight w:val="0"/>
          <w:marTop w:val="0"/>
          <w:marBottom w:val="0"/>
          <w:divBdr>
            <w:top w:val="none" w:sz="0" w:space="0" w:color="auto"/>
            <w:left w:val="none" w:sz="0" w:space="0" w:color="auto"/>
            <w:bottom w:val="none" w:sz="0" w:space="0" w:color="auto"/>
            <w:right w:val="none" w:sz="0" w:space="0" w:color="auto"/>
          </w:divBdr>
        </w:div>
        <w:div w:id="1774281091">
          <w:marLeft w:val="480"/>
          <w:marRight w:val="0"/>
          <w:marTop w:val="0"/>
          <w:marBottom w:val="0"/>
          <w:divBdr>
            <w:top w:val="none" w:sz="0" w:space="0" w:color="auto"/>
            <w:left w:val="none" w:sz="0" w:space="0" w:color="auto"/>
            <w:bottom w:val="none" w:sz="0" w:space="0" w:color="auto"/>
            <w:right w:val="none" w:sz="0" w:space="0" w:color="auto"/>
          </w:divBdr>
        </w:div>
        <w:div w:id="784495443">
          <w:marLeft w:val="480"/>
          <w:marRight w:val="0"/>
          <w:marTop w:val="0"/>
          <w:marBottom w:val="0"/>
          <w:divBdr>
            <w:top w:val="none" w:sz="0" w:space="0" w:color="auto"/>
            <w:left w:val="none" w:sz="0" w:space="0" w:color="auto"/>
            <w:bottom w:val="none" w:sz="0" w:space="0" w:color="auto"/>
            <w:right w:val="none" w:sz="0" w:space="0" w:color="auto"/>
          </w:divBdr>
        </w:div>
        <w:div w:id="59254098">
          <w:marLeft w:val="480"/>
          <w:marRight w:val="0"/>
          <w:marTop w:val="0"/>
          <w:marBottom w:val="0"/>
          <w:divBdr>
            <w:top w:val="none" w:sz="0" w:space="0" w:color="auto"/>
            <w:left w:val="none" w:sz="0" w:space="0" w:color="auto"/>
            <w:bottom w:val="none" w:sz="0" w:space="0" w:color="auto"/>
            <w:right w:val="none" w:sz="0" w:space="0" w:color="auto"/>
          </w:divBdr>
        </w:div>
        <w:div w:id="1994290381">
          <w:marLeft w:val="480"/>
          <w:marRight w:val="0"/>
          <w:marTop w:val="0"/>
          <w:marBottom w:val="0"/>
          <w:divBdr>
            <w:top w:val="none" w:sz="0" w:space="0" w:color="auto"/>
            <w:left w:val="none" w:sz="0" w:space="0" w:color="auto"/>
            <w:bottom w:val="none" w:sz="0" w:space="0" w:color="auto"/>
            <w:right w:val="none" w:sz="0" w:space="0" w:color="auto"/>
          </w:divBdr>
        </w:div>
        <w:div w:id="1489244179">
          <w:marLeft w:val="480"/>
          <w:marRight w:val="0"/>
          <w:marTop w:val="0"/>
          <w:marBottom w:val="0"/>
          <w:divBdr>
            <w:top w:val="none" w:sz="0" w:space="0" w:color="auto"/>
            <w:left w:val="none" w:sz="0" w:space="0" w:color="auto"/>
            <w:bottom w:val="none" w:sz="0" w:space="0" w:color="auto"/>
            <w:right w:val="none" w:sz="0" w:space="0" w:color="auto"/>
          </w:divBdr>
        </w:div>
      </w:divsChild>
    </w:div>
    <w:div w:id="958337404">
      <w:bodyDiv w:val="1"/>
      <w:marLeft w:val="0"/>
      <w:marRight w:val="0"/>
      <w:marTop w:val="0"/>
      <w:marBottom w:val="0"/>
      <w:divBdr>
        <w:top w:val="none" w:sz="0" w:space="0" w:color="auto"/>
        <w:left w:val="none" w:sz="0" w:space="0" w:color="auto"/>
        <w:bottom w:val="none" w:sz="0" w:space="0" w:color="auto"/>
        <w:right w:val="none" w:sz="0" w:space="0" w:color="auto"/>
      </w:divBdr>
      <w:divsChild>
        <w:div w:id="110394772">
          <w:marLeft w:val="480"/>
          <w:marRight w:val="0"/>
          <w:marTop w:val="0"/>
          <w:marBottom w:val="0"/>
          <w:divBdr>
            <w:top w:val="none" w:sz="0" w:space="0" w:color="auto"/>
            <w:left w:val="none" w:sz="0" w:space="0" w:color="auto"/>
            <w:bottom w:val="none" w:sz="0" w:space="0" w:color="auto"/>
            <w:right w:val="none" w:sz="0" w:space="0" w:color="auto"/>
          </w:divBdr>
        </w:div>
        <w:div w:id="1149177448">
          <w:marLeft w:val="480"/>
          <w:marRight w:val="0"/>
          <w:marTop w:val="0"/>
          <w:marBottom w:val="0"/>
          <w:divBdr>
            <w:top w:val="none" w:sz="0" w:space="0" w:color="auto"/>
            <w:left w:val="none" w:sz="0" w:space="0" w:color="auto"/>
            <w:bottom w:val="none" w:sz="0" w:space="0" w:color="auto"/>
            <w:right w:val="none" w:sz="0" w:space="0" w:color="auto"/>
          </w:divBdr>
        </w:div>
        <w:div w:id="335544448">
          <w:marLeft w:val="480"/>
          <w:marRight w:val="0"/>
          <w:marTop w:val="0"/>
          <w:marBottom w:val="0"/>
          <w:divBdr>
            <w:top w:val="none" w:sz="0" w:space="0" w:color="auto"/>
            <w:left w:val="none" w:sz="0" w:space="0" w:color="auto"/>
            <w:bottom w:val="none" w:sz="0" w:space="0" w:color="auto"/>
            <w:right w:val="none" w:sz="0" w:space="0" w:color="auto"/>
          </w:divBdr>
        </w:div>
        <w:div w:id="1284730928">
          <w:marLeft w:val="480"/>
          <w:marRight w:val="0"/>
          <w:marTop w:val="0"/>
          <w:marBottom w:val="0"/>
          <w:divBdr>
            <w:top w:val="none" w:sz="0" w:space="0" w:color="auto"/>
            <w:left w:val="none" w:sz="0" w:space="0" w:color="auto"/>
            <w:bottom w:val="none" w:sz="0" w:space="0" w:color="auto"/>
            <w:right w:val="none" w:sz="0" w:space="0" w:color="auto"/>
          </w:divBdr>
        </w:div>
        <w:div w:id="1129130080">
          <w:marLeft w:val="480"/>
          <w:marRight w:val="0"/>
          <w:marTop w:val="0"/>
          <w:marBottom w:val="0"/>
          <w:divBdr>
            <w:top w:val="none" w:sz="0" w:space="0" w:color="auto"/>
            <w:left w:val="none" w:sz="0" w:space="0" w:color="auto"/>
            <w:bottom w:val="none" w:sz="0" w:space="0" w:color="auto"/>
            <w:right w:val="none" w:sz="0" w:space="0" w:color="auto"/>
          </w:divBdr>
        </w:div>
        <w:div w:id="540635839">
          <w:marLeft w:val="480"/>
          <w:marRight w:val="0"/>
          <w:marTop w:val="0"/>
          <w:marBottom w:val="0"/>
          <w:divBdr>
            <w:top w:val="none" w:sz="0" w:space="0" w:color="auto"/>
            <w:left w:val="none" w:sz="0" w:space="0" w:color="auto"/>
            <w:bottom w:val="none" w:sz="0" w:space="0" w:color="auto"/>
            <w:right w:val="none" w:sz="0" w:space="0" w:color="auto"/>
          </w:divBdr>
        </w:div>
        <w:div w:id="1180434536">
          <w:marLeft w:val="480"/>
          <w:marRight w:val="0"/>
          <w:marTop w:val="0"/>
          <w:marBottom w:val="0"/>
          <w:divBdr>
            <w:top w:val="none" w:sz="0" w:space="0" w:color="auto"/>
            <w:left w:val="none" w:sz="0" w:space="0" w:color="auto"/>
            <w:bottom w:val="none" w:sz="0" w:space="0" w:color="auto"/>
            <w:right w:val="none" w:sz="0" w:space="0" w:color="auto"/>
          </w:divBdr>
        </w:div>
        <w:div w:id="435641625">
          <w:marLeft w:val="480"/>
          <w:marRight w:val="0"/>
          <w:marTop w:val="0"/>
          <w:marBottom w:val="0"/>
          <w:divBdr>
            <w:top w:val="none" w:sz="0" w:space="0" w:color="auto"/>
            <w:left w:val="none" w:sz="0" w:space="0" w:color="auto"/>
            <w:bottom w:val="none" w:sz="0" w:space="0" w:color="auto"/>
            <w:right w:val="none" w:sz="0" w:space="0" w:color="auto"/>
          </w:divBdr>
        </w:div>
        <w:div w:id="182405331">
          <w:marLeft w:val="480"/>
          <w:marRight w:val="0"/>
          <w:marTop w:val="0"/>
          <w:marBottom w:val="0"/>
          <w:divBdr>
            <w:top w:val="none" w:sz="0" w:space="0" w:color="auto"/>
            <w:left w:val="none" w:sz="0" w:space="0" w:color="auto"/>
            <w:bottom w:val="none" w:sz="0" w:space="0" w:color="auto"/>
            <w:right w:val="none" w:sz="0" w:space="0" w:color="auto"/>
          </w:divBdr>
        </w:div>
        <w:div w:id="686175685">
          <w:marLeft w:val="480"/>
          <w:marRight w:val="0"/>
          <w:marTop w:val="0"/>
          <w:marBottom w:val="0"/>
          <w:divBdr>
            <w:top w:val="none" w:sz="0" w:space="0" w:color="auto"/>
            <w:left w:val="none" w:sz="0" w:space="0" w:color="auto"/>
            <w:bottom w:val="none" w:sz="0" w:space="0" w:color="auto"/>
            <w:right w:val="none" w:sz="0" w:space="0" w:color="auto"/>
          </w:divBdr>
        </w:div>
        <w:div w:id="838539143">
          <w:marLeft w:val="480"/>
          <w:marRight w:val="0"/>
          <w:marTop w:val="0"/>
          <w:marBottom w:val="0"/>
          <w:divBdr>
            <w:top w:val="none" w:sz="0" w:space="0" w:color="auto"/>
            <w:left w:val="none" w:sz="0" w:space="0" w:color="auto"/>
            <w:bottom w:val="none" w:sz="0" w:space="0" w:color="auto"/>
            <w:right w:val="none" w:sz="0" w:space="0" w:color="auto"/>
          </w:divBdr>
        </w:div>
        <w:div w:id="55009560">
          <w:marLeft w:val="480"/>
          <w:marRight w:val="0"/>
          <w:marTop w:val="0"/>
          <w:marBottom w:val="0"/>
          <w:divBdr>
            <w:top w:val="none" w:sz="0" w:space="0" w:color="auto"/>
            <w:left w:val="none" w:sz="0" w:space="0" w:color="auto"/>
            <w:bottom w:val="none" w:sz="0" w:space="0" w:color="auto"/>
            <w:right w:val="none" w:sz="0" w:space="0" w:color="auto"/>
          </w:divBdr>
        </w:div>
        <w:div w:id="1399087654">
          <w:marLeft w:val="480"/>
          <w:marRight w:val="0"/>
          <w:marTop w:val="0"/>
          <w:marBottom w:val="0"/>
          <w:divBdr>
            <w:top w:val="none" w:sz="0" w:space="0" w:color="auto"/>
            <w:left w:val="none" w:sz="0" w:space="0" w:color="auto"/>
            <w:bottom w:val="none" w:sz="0" w:space="0" w:color="auto"/>
            <w:right w:val="none" w:sz="0" w:space="0" w:color="auto"/>
          </w:divBdr>
        </w:div>
        <w:div w:id="376583571">
          <w:marLeft w:val="480"/>
          <w:marRight w:val="0"/>
          <w:marTop w:val="0"/>
          <w:marBottom w:val="0"/>
          <w:divBdr>
            <w:top w:val="none" w:sz="0" w:space="0" w:color="auto"/>
            <w:left w:val="none" w:sz="0" w:space="0" w:color="auto"/>
            <w:bottom w:val="none" w:sz="0" w:space="0" w:color="auto"/>
            <w:right w:val="none" w:sz="0" w:space="0" w:color="auto"/>
          </w:divBdr>
        </w:div>
        <w:div w:id="1578712096">
          <w:marLeft w:val="480"/>
          <w:marRight w:val="0"/>
          <w:marTop w:val="0"/>
          <w:marBottom w:val="0"/>
          <w:divBdr>
            <w:top w:val="none" w:sz="0" w:space="0" w:color="auto"/>
            <w:left w:val="none" w:sz="0" w:space="0" w:color="auto"/>
            <w:bottom w:val="none" w:sz="0" w:space="0" w:color="auto"/>
            <w:right w:val="none" w:sz="0" w:space="0" w:color="auto"/>
          </w:divBdr>
        </w:div>
        <w:div w:id="2139108535">
          <w:marLeft w:val="480"/>
          <w:marRight w:val="0"/>
          <w:marTop w:val="0"/>
          <w:marBottom w:val="0"/>
          <w:divBdr>
            <w:top w:val="none" w:sz="0" w:space="0" w:color="auto"/>
            <w:left w:val="none" w:sz="0" w:space="0" w:color="auto"/>
            <w:bottom w:val="none" w:sz="0" w:space="0" w:color="auto"/>
            <w:right w:val="none" w:sz="0" w:space="0" w:color="auto"/>
          </w:divBdr>
        </w:div>
      </w:divsChild>
    </w:div>
    <w:div w:id="993489940">
      <w:bodyDiv w:val="1"/>
      <w:marLeft w:val="0"/>
      <w:marRight w:val="0"/>
      <w:marTop w:val="0"/>
      <w:marBottom w:val="0"/>
      <w:divBdr>
        <w:top w:val="none" w:sz="0" w:space="0" w:color="auto"/>
        <w:left w:val="none" w:sz="0" w:space="0" w:color="auto"/>
        <w:bottom w:val="none" w:sz="0" w:space="0" w:color="auto"/>
        <w:right w:val="none" w:sz="0" w:space="0" w:color="auto"/>
      </w:divBdr>
    </w:div>
    <w:div w:id="995374874">
      <w:bodyDiv w:val="1"/>
      <w:marLeft w:val="0"/>
      <w:marRight w:val="0"/>
      <w:marTop w:val="0"/>
      <w:marBottom w:val="0"/>
      <w:divBdr>
        <w:top w:val="none" w:sz="0" w:space="0" w:color="auto"/>
        <w:left w:val="none" w:sz="0" w:space="0" w:color="auto"/>
        <w:bottom w:val="none" w:sz="0" w:space="0" w:color="auto"/>
        <w:right w:val="none" w:sz="0" w:space="0" w:color="auto"/>
      </w:divBdr>
      <w:divsChild>
        <w:div w:id="327294326">
          <w:marLeft w:val="480"/>
          <w:marRight w:val="0"/>
          <w:marTop w:val="0"/>
          <w:marBottom w:val="0"/>
          <w:divBdr>
            <w:top w:val="none" w:sz="0" w:space="0" w:color="auto"/>
            <w:left w:val="none" w:sz="0" w:space="0" w:color="auto"/>
            <w:bottom w:val="none" w:sz="0" w:space="0" w:color="auto"/>
            <w:right w:val="none" w:sz="0" w:space="0" w:color="auto"/>
          </w:divBdr>
        </w:div>
        <w:div w:id="893351594">
          <w:marLeft w:val="480"/>
          <w:marRight w:val="0"/>
          <w:marTop w:val="0"/>
          <w:marBottom w:val="0"/>
          <w:divBdr>
            <w:top w:val="none" w:sz="0" w:space="0" w:color="auto"/>
            <w:left w:val="none" w:sz="0" w:space="0" w:color="auto"/>
            <w:bottom w:val="none" w:sz="0" w:space="0" w:color="auto"/>
            <w:right w:val="none" w:sz="0" w:space="0" w:color="auto"/>
          </w:divBdr>
        </w:div>
        <w:div w:id="1493642756">
          <w:marLeft w:val="480"/>
          <w:marRight w:val="0"/>
          <w:marTop w:val="0"/>
          <w:marBottom w:val="0"/>
          <w:divBdr>
            <w:top w:val="none" w:sz="0" w:space="0" w:color="auto"/>
            <w:left w:val="none" w:sz="0" w:space="0" w:color="auto"/>
            <w:bottom w:val="none" w:sz="0" w:space="0" w:color="auto"/>
            <w:right w:val="none" w:sz="0" w:space="0" w:color="auto"/>
          </w:divBdr>
        </w:div>
        <w:div w:id="572812867">
          <w:marLeft w:val="480"/>
          <w:marRight w:val="0"/>
          <w:marTop w:val="0"/>
          <w:marBottom w:val="0"/>
          <w:divBdr>
            <w:top w:val="none" w:sz="0" w:space="0" w:color="auto"/>
            <w:left w:val="none" w:sz="0" w:space="0" w:color="auto"/>
            <w:bottom w:val="none" w:sz="0" w:space="0" w:color="auto"/>
            <w:right w:val="none" w:sz="0" w:space="0" w:color="auto"/>
          </w:divBdr>
        </w:div>
        <w:div w:id="571157721">
          <w:marLeft w:val="480"/>
          <w:marRight w:val="0"/>
          <w:marTop w:val="0"/>
          <w:marBottom w:val="0"/>
          <w:divBdr>
            <w:top w:val="none" w:sz="0" w:space="0" w:color="auto"/>
            <w:left w:val="none" w:sz="0" w:space="0" w:color="auto"/>
            <w:bottom w:val="none" w:sz="0" w:space="0" w:color="auto"/>
            <w:right w:val="none" w:sz="0" w:space="0" w:color="auto"/>
          </w:divBdr>
        </w:div>
        <w:div w:id="1932202394">
          <w:marLeft w:val="480"/>
          <w:marRight w:val="0"/>
          <w:marTop w:val="0"/>
          <w:marBottom w:val="0"/>
          <w:divBdr>
            <w:top w:val="none" w:sz="0" w:space="0" w:color="auto"/>
            <w:left w:val="none" w:sz="0" w:space="0" w:color="auto"/>
            <w:bottom w:val="none" w:sz="0" w:space="0" w:color="auto"/>
            <w:right w:val="none" w:sz="0" w:space="0" w:color="auto"/>
          </w:divBdr>
        </w:div>
        <w:div w:id="434180406">
          <w:marLeft w:val="480"/>
          <w:marRight w:val="0"/>
          <w:marTop w:val="0"/>
          <w:marBottom w:val="0"/>
          <w:divBdr>
            <w:top w:val="none" w:sz="0" w:space="0" w:color="auto"/>
            <w:left w:val="none" w:sz="0" w:space="0" w:color="auto"/>
            <w:bottom w:val="none" w:sz="0" w:space="0" w:color="auto"/>
            <w:right w:val="none" w:sz="0" w:space="0" w:color="auto"/>
          </w:divBdr>
        </w:div>
        <w:div w:id="345865681">
          <w:marLeft w:val="480"/>
          <w:marRight w:val="0"/>
          <w:marTop w:val="0"/>
          <w:marBottom w:val="0"/>
          <w:divBdr>
            <w:top w:val="none" w:sz="0" w:space="0" w:color="auto"/>
            <w:left w:val="none" w:sz="0" w:space="0" w:color="auto"/>
            <w:bottom w:val="none" w:sz="0" w:space="0" w:color="auto"/>
            <w:right w:val="none" w:sz="0" w:space="0" w:color="auto"/>
          </w:divBdr>
        </w:div>
        <w:div w:id="695732719">
          <w:marLeft w:val="480"/>
          <w:marRight w:val="0"/>
          <w:marTop w:val="0"/>
          <w:marBottom w:val="0"/>
          <w:divBdr>
            <w:top w:val="none" w:sz="0" w:space="0" w:color="auto"/>
            <w:left w:val="none" w:sz="0" w:space="0" w:color="auto"/>
            <w:bottom w:val="none" w:sz="0" w:space="0" w:color="auto"/>
            <w:right w:val="none" w:sz="0" w:space="0" w:color="auto"/>
          </w:divBdr>
        </w:div>
      </w:divsChild>
    </w:div>
    <w:div w:id="1006326685">
      <w:bodyDiv w:val="1"/>
      <w:marLeft w:val="0"/>
      <w:marRight w:val="0"/>
      <w:marTop w:val="0"/>
      <w:marBottom w:val="0"/>
      <w:divBdr>
        <w:top w:val="none" w:sz="0" w:space="0" w:color="auto"/>
        <w:left w:val="none" w:sz="0" w:space="0" w:color="auto"/>
        <w:bottom w:val="none" w:sz="0" w:space="0" w:color="auto"/>
        <w:right w:val="none" w:sz="0" w:space="0" w:color="auto"/>
      </w:divBdr>
      <w:divsChild>
        <w:div w:id="852960114">
          <w:marLeft w:val="480"/>
          <w:marRight w:val="0"/>
          <w:marTop w:val="0"/>
          <w:marBottom w:val="0"/>
          <w:divBdr>
            <w:top w:val="none" w:sz="0" w:space="0" w:color="auto"/>
            <w:left w:val="none" w:sz="0" w:space="0" w:color="auto"/>
            <w:bottom w:val="none" w:sz="0" w:space="0" w:color="auto"/>
            <w:right w:val="none" w:sz="0" w:space="0" w:color="auto"/>
          </w:divBdr>
        </w:div>
        <w:div w:id="14382950">
          <w:marLeft w:val="480"/>
          <w:marRight w:val="0"/>
          <w:marTop w:val="0"/>
          <w:marBottom w:val="0"/>
          <w:divBdr>
            <w:top w:val="none" w:sz="0" w:space="0" w:color="auto"/>
            <w:left w:val="none" w:sz="0" w:space="0" w:color="auto"/>
            <w:bottom w:val="none" w:sz="0" w:space="0" w:color="auto"/>
            <w:right w:val="none" w:sz="0" w:space="0" w:color="auto"/>
          </w:divBdr>
        </w:div>
        <w:div w:id="647317786">
          <w:marLeft w:val="480"/>
          <w:marRight w:val="0"/>
          <w:marTop w:val="0"/>
          <w:marBottom w:val="0"/>
          <w:divBdr>
            <w:top w:val="none" w:sz="0" w:space="0" w:color="auto"/>
            <w:left w:val="none" w:sz="0" w:space="0" w:color="auto"/>
            <w:bottom w:val="none" w:sz="0" w:space="0" w:color="auto"/>
            <w:right w:val="none" w:sz="0" w:space="0" w:color="auto"/>
          </w:divBdr>
        </w:div>
        <w:div w:id="1900824780">
          <w:marLeft w:val="480"/>
          <w:marRight w:val="0"/>
          <w:marTop w:val="0"/>
          <w:marBottom w:val="0"/>
          <w:divBdr>
            <w:top w:val="none" w:sz="0" w:space="0" w:color="auto"/>
            <w:left w:val="none" w:sz="0" w:space="0" w:color="auto"/>
            <w:bottom w:val="none" w:sz="0" w:space="0" w:color="auto"/>
            <w:right w:val="none" w:sz="0" w:space="0" w:color="auto"/>
          </w:divBdr>
        </w:div>
        <w:div w:id="1272325960">
          <w:marLeft w:val="480"/>
          <w:marRight w:val="0"/>
          <w:marTop w:val="0"/>
          <w:marBottom w:val="0"/>
          <w:divBdr>
            <w:top w:val="none" w:sz="0" w:space="0" w:color="auto"/>
            <w:left w:val="none" w:sz="0" w:space="0" w:color="auto"/>
            <w:bottom w:val="none" w:sz="0" w:space="0" w:color="auto"/>
            <w:right w:val="none" w:sz="0" w:space="0" w:color="auto"/>
          </w:divBdr>
        </w:div>
        <w:div w:id="339623683">
          <w:marLeft w:val="480"/>
          <w:marRight w:val="0"/>
          <w:marTop w:val="0"/>
          <w:marBottom w:val="0"/>
          <w:divBdr>
            <w:top w:val="none" w:sz="0" w:space="0" w:color="auto"/>
            <w:left w:val="none" w:sz="0" w:space="0" w:color="auto"/>
            <w:bottom w:val="none" w:sz="0" w:space="0" w:color="auto"/>
            <w:right w:val="none" w:sz="0" w:space="0" w:color="auto"/>
          </w:divBdr>
        </w:div>
        <w:div w:id="1270939781">
          <w:marLeft w:val="480"/>
          <w:marRight w:val="0"/>
          <w:marTop w:val="0"/>
          <w:marBottom w:val="0"/>
          <w:divBdr>
            <w:top w:val="none" w:sz="0" w:space="0" w:color="auto"/>
            <w:left w:val="none" w:sz="0" w:space="0" w:color="auto"/>
            <w:bottom w:val="none" w:sz="0" w:space="0" w:color="auto"/>
            <w:right w:val="none" w:sz="0" w:space="0" w:color="auto"/>
          </w:divBdr>
        </w:div>
        <w:div w:id="187765576">
          <w:marLeft w:val="480"/>
          <w:marRight w:val="0"/>
          <w:marTop w:val="0"/>
          <w:marBottom w:val="0"/>
          <w:divBdr>
            <w:top w:val="none" w:sz="0" w:space="0" w:color="auto"/>
            <w:left w:val="none" w:sz="0" w:space="0" w:color="auto"/>
            <w:bottom w:val="none" w:sz="0" w:space="0" w:color="auto"/>
            <w:right w:val="none" w:sz="0" w:space="0" w:color="auto"/>
          </w:divBdr>
        </w:div>
        <w:div w:id="951518279">
          <w:marLeft w:val="480"/>
          <w:marRight w:val="0"/>
          <w:marTop w:val="0"/>
          <w:marBottom w:val="0"/>
          <w:divBdr>
            <w:top w:val="none" w:sz="0" w:space="0" w:color="auto"/>
            <w:left w:val="none" w:sz="0" w:space="0" w:color="auto"/>
            <w:bottom w:val="none" w:sz="0" w:space="0" w:color="auto"/>
            <w:right w:val="none" w:sz="0" w:space="0" w:color="auto"/>
          </w:divBdr>
        </w:div>
        <w:div w:id="973484557">
          <w:marLeft w:val="480"/>
          <w:marRight w:val="0"/>
          <w:marTop w:val="0"/>
          <w:marBottom w:val="0"/>
          <w:divBdr>
            <w:top w:val="none" w:sz="0" w:space="0" w:color="auto"/>
            <w:left w:val="none" w:sz="0" w:space="0" w:color="auto"/>
            <w:bottom w:val="none" w:sz="0" w:space="0" w:color="auto"/>
            <w:right w:val="none" w:sz="0" w:space="0" w:color="auto"/>
          </w:divBdr>
        </w:div>
        <w:div w:id="1535462010">
          <w:marLeft w:val="480"/>
          <w:marRight w:val="0"/>
          <w:marTop w:val="0"/>
          <w:marBottom w:val="0"/>
          <w:divBdr>
            <w:top w:val="none" w:sz="0" w:space="0" w:color="auto"/>
            <w:left w:val="none" w:sz="0" w:space="0" w:color="auto"/>
            <w:bottom w:val="none" w:sz="0" w:space="0" w:color="auto"/>
            <w:right w:val="none" w:sz="0" w:space="0" w:color="auto"/>
          </w:divBdr>
        </w:div>
        <w:div w:id="1873414553">
          <w:marLeft w:val="480"/>
          <w:marRight w:val="0"/>
          <w:marTop w:val="0"/>
          <w:marBottom w:val="0"/>
          <w:divBdr>
            <w:top w:val="none" w:sz="0" w:space="0" w:color="auto"/>
            <w:left w:val="none" w:sz="0" w:space="0" w:color="auto"/>
            <w:bottom w:val="none" w:sz="0" w:space="0" w:color="auto"/>
            <w:right w:val="none" w:sz="0" w:space="0" w:color="auto"/>
          </w:divBdr>
        </w:div>
      </w:divsChild>
    </w:div>
    <w:div w:id="1065105183">
      <w:bodyDiv w:val="1"/>
      <w:marLeft w:val="0"/>
      <w:marRight w:val="0"/>
      <w:marTop w:val="0"/>
      <w:marBottom w:val="0"/>
      <w:divBdr>
        <w:top w:val="none" w:sz="0" w:space="0" w:color="auto"/>
        <w:left w:val="none" w:sz="0" w:space="0" w:color="auto"/>
        <w:bottom w:val="none" w:sz="0" w:space="0" w:color="auto"/>
        <w:right w:val="none" w:sz="0" w:space="0" w:color="auto"/>
      </w:divBdr>
      <w:divsChild>
        <w:div w:id="2051613705">
          <w:marLeft w:val="480"/>
          <w:marRight w:val="0"/>
          <w:marTop w:val="0"/>
          <w:marBottom w:val="0"/>
          <w:divBdr>
            <w:top w:val="none" w:sz="0" w:space="0" w:color="auto"/>
            <w:left w:val="none" w:sz="0" w:space="0" w:color="auto"/>
            <w:bottom w:val="none" w:sz="0" w:space="0" w:color="auto"/>
            <w:right w:val="none" w:sz="0" w:space="0" w:color="auto"/>
          </w:divBdr>
        </w:div>
        <w:div w:id="1490826634">
          <w:marLeft w:val="480"/>
          <w:marRight w:val="0"/>
          <w:marTop w:val="0"/>
          <w:marBottom w:val="0"/>
          <w:divBdr>
            <w:top w:val="none" w:sz="0" w:space="0" w:color="auto"/>
            <w:left w:val="none" w:sz="0" w:space="0" w:color="auto"/>
            <w:bottom w:val="none" w:sz="0" w:space="0" w:color="auto"/>
            <w:right w:val="none" w:sz="0" w:space="0" w:color="auto"/>
          </w:divBdr>
        </w:div>
        <w:div w:id="512188688">
          <w:marLeft w:val="480"/>
          <w:marRight w:val="0"/>
          <w:marTop w:val="0"/>
          <w:marBottom w:val="0"/>
          <w:divBdr>
            <w:top w:val="none" w:sz="0" w:space="0" w:color="auto"/>
            <w:left w:val="none" w:sz="0" w:space="0" w:color="auto"/>
            <w:bottom w:val="none" w:sz="0" w:space="0" w:color="auto"/>
            <w:right w:val="none" w:sz="0" w:space="0" w:color="auto"/>
          </w:divBdr>
        </w:div>
        <w:div w:id="1676377249">
          <w:marLeft w:val="480"/>
          <w:marRight w:val="0"/>
          <w:marTop w:val="0"/>
          <w:marBottom w:val="0"/>
          <w:divBdr>
            <w:top w:val="none" w:sz="0" w:space="0" w:color="auto"/>
            <w:left w:val="none" w:sz="0" w:space="0" w:color="auto"/>
            <w:bottom w:val="none" w:sz="0" w:space="0" w:color="auto"/>
            <w:right w:val="none" w:sz="0" w:space="0" w:color="auto"/>
          </w:divBdr>
        </w:div>
        <w:div w:id="768504293">
          <w:marLeft w:val="480"/>
          <w:marRight w:val="0"/>
          <w:marTop w:val="0"/>
          <w:marBottom w:val="0"/>
          <w:divBdr>
            <w:top w:val="none" w:sz="0" w:space="0" w:color="auto"/>
            <w:left w:val="none" w:sz="0" w:space="0" w:color="auto"/>
            <w:bottom w:val="none" w:sz="0" w:space="0" w:color="auto"/>
            <w:right w:val="none" w:sz="0" w:space="0" w:color="auto"/>
          </w:divBdr>
        </w:div>
        <w:div w:id="568540190">
          <w:marLeft w:val="480"/>
          <w:marRight w:val="0"/>
          <w:marTop w:val="0"/>
          <w:marBottom w:val="0"/>
          <w:divBdr>
            <w:top w:val="none" w:sz="0" w:space="0" w:color="auto"/>
            <w:left w:val="none" w:sz="0" w:space="0" w:color="auto"/>
            <w:bottom w:val="none" w:sz="0" w:space="0" w:color="auto"/>
            <w:right w:val="none" w:sz="0" w:space="0" w:color="auto"/>
          </w:divBdr>
        </w:div>
        <w:div w:id="1889993651">
          <w:marLeft w:val="480"/>
          <w:marRight w:val="0"/>
          <w:marTop w:val="0"/>
          <w:marBottom w:val="0"/>
          <w:divBdr>
            <w:top w:val="none" w:sz="0" w:space="0" w:color="auto"/>
            <w:left w:val="none" w:sz="0" w:space="0" w:color="auto"/>
            <w:bottom w:val="none" w:sz="0" w:space="0" w:color="auto"/>
            <w:right w:val="none" w:sz="0" w:space="0" w:color="auto"/>
          </w:divBdr>
        </w:div>
        <w:div w:id="1839727705">
          <w:marLeft w:val="480"/>
          <w:marRight w:val="0"/>
          <w:marTop w:val="0"/>
          <w:marBottom w:val="0"/>
          <w:divBdr>
            <w:top w:val="none" w:sz="0" w:space="0" w:color="auto"/>
            <w:left w:val="none" w:sz="0" w:space="0" w:color="auto"/>
            <w:bottom w:val="none" w:sz="0" w:space="0" w:color="auto"/>
            <w:right w:val="none" w:sz="0" w:space="0" w:color="auto"/>
          </w:divBdr>
        </w:div>
        <w:div w:id="586160368">
          <w:marLeft w:val="480"/>
          <w:marRight w:val="0"/>
          <w:marTop w:val="0"/>
          <w:marBottom w:val="0"/>
          <w:divBdr>
            <w:top w:val="none" w:sz="0" w:space="0" w:color="auto"/>
            <w:left w:val="none" w:sz="0" w:space="0" w:color="auto"/>
            <w:bottom w:val="none" w:sz="0" w:space="0" w:color="auto"/>
            <w:right w:val="none" w:sz="0" w:space="0" w:color="auto"/>
          </w:divBdr>
        </w:div>
        <w:div w:id="1716390367">
          <w:marLeft w:val="480"/>
          <w:marRight w:val="0"/>
          <w:marTop w:val="0"/>
          <w:marBottom w:val="0"/>
          <w:divBdr>
            <w:top w:val="none" w:sz="0" w:space="0" w:color="auto"/>
            <w:left w:val="none" w:sz="0" w:space="0" w:color="auto"/>
            <w:bottom w:val="none" w:sz="0" w:space="0" w:color="auto"/>
            <w:right w:val="none" w:sz="0" w:space="0" w:color="auto"/>
          </w:divBdr>
        </w:div>
        <w:div w:id="243758634">
          <w:marLeft w:val="480"/>
          <w:marRight w:val="0"/>
          <w:marTop w:val="0"/>
          <w:marBottom w:val="0"/>
          <w:divBdr>
            <w:top w:val="none" w:sz="0" w:space="0" w:color="auto"/>
            <w:left w:val="none" w:sz="0" w:space="0" w:color="auto"/>
            <w:bottom w:val="none" w:sz="0" w:space="0" w:color="auto"/>
            <w:right w:val="none" w:sz="0" w:space="0" w:color="auto"/>
          </w:divBdr>
        </w:div>
        <w:div w:id="325671683">
          <w:marLeft w:val="480"/>
          <w:marRight w:val="0"/>
          <w:marTop w:val="0"/>
          <w:marBottom w:val="0"/>
          <w:divBdr>
            <w:top w:val="none" w:sz="0" w:space="0" w:color="auto"/>
            <w:left w:val="none" w:sz="0" w:space="0" w:color="auto"/>
            <w:bottom w:val="none" w:sz="0" w:space="0" w:color="auto"/>
            <w:right w:val="none" w:sz="0" w:space="0" w:color="auto"/>
          </w:divBdr>
        </w:div>
        <w:div w:id="135681857">
          <w:marLeft w:val="480"/>
          <w:marRight w:val="0"/>
          <w:marTop w:val="0"/>
          <w:marBottom w:val="0"/>
          <w:divBdr>
            <w:top w:val="none" w:sz="0" w:space="0" w:color="auto"/>
            <w:left w:val="none" w:sz="0" w:space="0" w:color="auto"/>
            <w:bottom w:val="none" w:sz="0" w:space="0" w:color="auto"/>
            <w:right w:val="none" w:sz="0" w:space="0" w:color="auto"/>
          </w:divBdr>
        </w:div>
        <w:div w:id="601763452">
          <w:marLeft w:val="480"/>
          <w:marRight w:val="0"/>
          <w:marTop w:val="0"/>
          <w:marBottom w:val="0"/>
          <w:divBdr>
            <w:top w:val="none" w:sz="0" w:space="0" w:color="auto"/>
            <w:left w:val="none" w:sz="0" w:space="0" w:color="auto"/>
            <w:bottom w:val="none" w:sz="0" w:space="0" w:color="auto"/>
            <w:right w:val="none" w:sz="0" w:space="0" w:color="auto"/>
          </w:divBdr>
        </w:div>
        <w:div w:id="123162234">
          <w:marLeft w:val="480"/>
          <w:marRight w:val="0"/>
          <w:marTop w:val="0"/>
          <w:marBottom w:val="0"/>
          <w:divBdr>
            <w:top w:val="none" w:sz="0" w:space="0" w:color="auto"/>
            <w:left w:val="none" w:sz="0" w:space="0" w:color="auto"/>
            <w:bottom w:val="none" w:sz="0" w:space="0" w:color="auto"/>
            <w:right w:val="none" w:sz="0" w:space="0" w:color="auto"/>
          </w:divBdr>
        </w:div>
        <w:div w:id="553472434">
          <w:marLeft w:val="480"/>
          <w:marRight w:val="0"/>
          <w:marTop w:val="0"/>
          <w:marBottom w:val="0"/>
          <w:divBdr>
            <w:top w:val="none" w:sz="0" w:space="0" w:color="auto"/>
            <w:left w:val="none" w:sz="0" w:space="0" w:color="auto"/>
            <w:bottom w:val="none" w:sz="0" w:space="0" w:color="auto"/>
            <w:right w:val="none" w:sz="0" w:space="0" w:color="auto"/>
          </w:divBdr>
        </w:div>
      </w:divsChild>
    </w:div>
    <w:div w:id="1077901900">
      <w:bodyDiv w:val="1"/>
      <w:marLeft w:val="0"/>
      <w:marRight w:val="0"/>
      <w:marTop w:val="0"/>
      <w:marBottom w:val="0"/>
      <w:divBdr>
        <w:top w:val="none" w:sz="0" w:space="0" w:color="auto"/>
        <w:left w:val="none" w:sz="0" w:space="0" w:color="auto"/>
        <w:bottom w:val="none" w:sz="0" w:space="0" w:color="auto"/>
        <w:right w:val="none" w:sz="0" w:space="0" w:color="auto"/>
      </w:divBdr>
      <w:divsChild>
        <w:div w:id="750154442">
          <w:marLeft w:val="480"/>
          <w:marRight w:val="0"/>
          <w:marTop w:val="0"/>
          <w:marBottom w:val="0"/>
          <w:divBdr>
            <w:top w:val="none" w:sz="0" w:space="0" w:color="auto"/>
            <w:left w:val="none" w:sz="0" w:space="0" w:color="auto"/>
            <w:bottom w:val="none" w:sz="0" w:space="0" w:color="auto"/>
            <w:right w:val="none" w:sz="0" w:space="0" w:color="auto"/>
          </w:divBdr>
        </w:div>
        <w:div w:id="926424668">
          <w:marLeft w:val="480"/>
          <w:marRight w:val="0"/>
          <w:marTop w:val="0"/>
          <w:marBottom w:val="0"/>
          <w:divBdr>
            <w:top w:val="none" w:sz="0" w:space="0" w:color="auto"/>
            <w:left w:val="none" w:sz="0" w:space="0" w:color="auto"/>
            <w:bottom w:val="none" w:sz="0" w:space="0" w:color="auto"/>
            <w:right w:val="none" w:sz="0" w:space="0" w:color="auto"/>
          </w:divBdr>
        </w:div>
        <w:div w:id="2074347368">
          <w:marLeft w:val="480"/>
          <w:marRight w:val="0"/>
          <w:marTop w:val="0"/>
          <w:marBottom w:val="0"/>
          <w:divBdr>
            <w:top w:val="none" w:sz="0" w:space="0" w:color="auto"/>
            <w:left w:val="none" w:sz="0" w:space="0" w:color="auto"/>
            <w:bottom w:val="none" w:sz="0" w:space="0" w:color="auto"/>
            <w:right w:val="none" w:sz="0" w:space="0" w:color="auto"/>
          </w:divBdr>
        </w:div>
        <w:div w:id="2105875362">
          <w:marLeft w:val="480"/>
          <w:marRight w:val="0"/>
          <w:marTop w:val="0"/>
          <w:marBottom w:val="0"/>
          <w:divBdr>
            <w:top w:val="none" w:sz="0" w:space="0" w:color="auto"/>
            <w:left w:val="none" w:sz="0" w:space="0" w:color="auto"/>
            <w:bottom w:val="none" w:sz="0" w:space="0" w:color="auto"/>
            <w:right w:val="none" w:sz="0" w:space="0" w:color="auto"/>
          </w:divBdr>
        </w:div>
        <w:div w:id="384260004">
          <w:marLeft w:val="480"/>
          <w:marRight w:val="0"/>
          <w:marTop w:val="0"/>
          <w:marBottom w:val="0"/>
          <w:divBdr>
            <w:top w:val="none" w:sz="0" w:space="0" w:color="auto"/>
            <w:left w:val="none" w:sz="0" w:space="0" w:color="auto"/>
            <w:bottom w:val="none" w:sz="0" w:space="0" w:color="auto"/>
            <w:right w:val="none" w:sz="0" w:space="0" w:color="auto"/>
          </w:divBdr>
        </w:div>
        <w:div w:id="1282953798">
          <w:marLeft w:val="480"/>
          <w:marRight w:val="0"/>
          <w:marTop w:val="0"/>
          <w:marBottom w:val="0"/>
          <w:divBdr>
            <w:top w:val="none" w:sz="0" w:space="0" w:color="auto"/>
            <w:left w:val="none" w:sz="0" w:space="0" w:color="auto"/>
            <w:bottom w:val="none" w:sz="0" w:space="0" w:color="auto"/>
            <w:right w:val="none" w:sz="0" w:space="0" w:color="auto"/>
          </w:divBdr>
        </w:div>
        <w:div w:id="739256821">
          <w:marLeft w:val="480"/>
          <w:marRight w:val="0"/>
          <w:marTop w:val="0"/>
          <w:marBottom w:val="0"/>
          <w:divBdr>
            <w:top w:val="none" w:sz="0" w:space="0" w:color="auto"/>
            <w:left w:val="none" w:sz="0" w:space="0" w:color="auto"/>
            <w:bottom w:val="none" w:sz="0" w:space="0" w:color="auto"/>
            <w:right w:val="none" w:sz="0" w:space="0" w:color="auto"/>
          </w:divBdr>
        </w:div>
        <w:div w:id="998383506">
          <w:marLeft w:val="480"/>
          <w:marRight w:val="0"/>
          <w:marTop w:val="0"/>
          <w:marBottom w:val="0"/>
          <w:divBdr>
            <w:top w:val="none" w:sz="0" w:space="0" w:color="auto"/>
            <w:left w:val="none" w:sz="0" w:space="0" w:color="auto"/>
            <w:bottom w:val="none" w:sz="0" w:space="0" w:color="auto"/>
            <w:right w:val="none" w:sz="0" w:space="0" w:color="auto"/>
          </w:divBdr>
        </w:div>
        <w:div w:id="172843158">
          <w:marLeft w:val="480"/>
          <w:marRight w:val="0"/>
          <w:marTop w:val="0"/>
          <w:marBottom w:val="0"/>
          <w:divBdr>
            <w:top w:val="none" w:sz="0" w:space="0" w:color="auto"/>
            <w:left w:val="none" w:sz="0" w:space="0" w:color="auto"/>
            <w:bottom w:val="none" w:sz="0" w:space="0" w:color="auto"/>
            <w:right w:val="none" w:sz="0" w:space="0" w:color="auto"/>
          </w:divBdr>
        </w:div>
        <w:div w:id="154615123">
          <w:marLeft w:val="480"/>
          <w:marRight w:val="0"/>
          <w:marTop w:val="0"/>
          <w:marBottom w:val="0"/>
          <w:divBdr>
            <w:top w:val="none" w:sz="0" w:space="0" w:color="auto"/>
            <w:left w:val="none" w:sz="0" w:space="0" w:color="auto"/>
            <w:bottom w:val="none" w:sz="0" w:space="0" w:color="auto"/>
            <w:right w:val="none" w:sz="0" w:space="0" w:color="auto"/>
          </w:divBdr>
        </w:div>
        <w:div w:id="1730809465">
          <w:marLeft w:val="480"/>
          <w:marRight w:val="0"/>
          <w:marTop w:val="0"/>
          <w:marBottom w:val="0"/>
          <w:divBdr>
            <w:top w:val="none" w:sz="0" w:space="0" w:color="auto"/>
            <w:left w:val="none" w:sz="0" w:space="0" w:color="auto"/>
            <w:bottom w:val="none" w:sz="0" w:space="0" w:color="auto"/>
            <w:right w:val="none" w:sz="0" w:space="0" w:color="auto"/>
          </w:divBdr>
        </w:div>
        <w:div w:id="354891015">
          <w:marLeft w:val="480"/>
          <w:marRight w:val="0"/>
          <w:marTop w:val="0"/>
          <w:marBottom w:val="0"/>
          <w:divBdr>
            <w:top w:val="none" w:sz="0" w:space="0" w:color="auto"/>
            <w:left w:val="none" w:sz="0" w:space="0" w:color="auto"/>
            <w:bottom w:val="none" w:sz="0" w:space="0" w:color="auto"/>
            <w:right w:val="none" w:sz="0" w:space="0" w:color="auto"/>
          </w:divBdr>
        </w:div>
        <w:div w:id="1520192404">
          <w:marLeft w:val="480"/>
          <w:marRight w:val="0"/>
          <w:marTop w:val="0"/>
          <w:marBottom w:val="0"/>
          <w:divBdr>
            <w:top w:val="none" w:sz="0" w:space="0" w:color="auto"/>
            <w:left w:val="none" w:sz="0" w:space="0" w:color="auto"/>
            <w:bottom w:val="none" w:sz="0" w:space="0" w:color="auto"/>
            <w:right w:val="none" w:sz="0" w:space="0" w:color="auto"/>
          </w:divBdr>
        </w:div>
        <w:div w:id="58597632">
          <w:marLeft w:val="480"/>
          <w:marRight w:val="0"/>
          <w:marTop w:val="0"/>
          <w:marBottom w:val="0"/>
          <w:divBdr>
            <w:top w:val="none" w:sz="0" w:space="0" w:color="auto"/>
            <w:left w:val="none" w:sz="0" w:space="0" w:color="auto"/>
            <w:bottom w:val="none" w:sz="0" w:space="0" w:color="auto"/>
            <w:right w:val="none" w:sz="0" w:space="0" w:color="auto"/>
          </w:divBdr>
        </w:div>
        <w:div w:id="565648767">
          <w:marLeft w:val="480"/>
          <w:marRight w:val="0"/>
          <w:marTop w:val="0"/>
          <w:marBottom w:val="0"/>
          <w:divBdr>
            <w:top w:val="none" w:sz="0" w:space="0" w:color="auto"/>
            <w:left w:val="none" w:sz="0" w:space="0" w:color="auto"/>
            <w:bottom w:val="none" w:sz="0" w:space="0" w:color="auto"/>
            <w:right w:val="none" w:sz="0" w:space="0" w:color="auto"/>
          </w:divBdr>
        </w:div>
        <w:div w:id="1089737646">
          <w:marLeft w:val="480"/>
          <w:marRight w:val="0"/>
          <w:marTop w:val="0"/>
          <w:marBottom w:val="0"/>
          <w:divBdr>
            <w:top w:val="none" w:sz="0" w:space="0" w:color="auto"/>
            <w:left w:val="none" w:sz="0" w:space="0" w:color="auto"/>
            <w:bottom w:val="none" w:sz="0" w:space="0" w:color="auto"/>
            <w:right w:val="none" w:sz="0" w:space="0" w:color="auto"/>
          </w:divBdr>
        </w:div>
        <w:div w:id="338196759">
          <w:marLeft w:val="480"/>
          <w:marRight w:val="0"/>
          <w:marTop w:val="0"/>
          <w:marBottom w:val="0"/>
          <w:divBdr>
            <w:top w:val="none" w:sz="0" w:space="0" w:color="auto"/>
            <w:left w:val="none" w:sz="0" w:space="0" w:color="auto"/>
            <w:bottom w:val="none" w:sz="0" w:space="0" w:color="auto"/>
            <w:right w:val="none" w:sz="0" w:space="0" w:color="auto"/>
          </w:divBdr>
        </w:div>
      </w:divsChild>
    </w:div>
    <w:div w:id="1092242517">
      <w:bodyDiv w:val="1"/>
      <w:marLeft w:val="0"/>
      <w:marRight w:val="0"/>
      <w:marTop w:val="0"/>
      <w:marBottom w:val="0"/>
      <w:divBdr>
        <w:top w:val="none" w:sz="0" w:space="0" w:color="auto"/>
        <w:left w:val="none" w:sz="0" w:space="0" w:color="auto"/>
        <w:bottom w:val="none" w:sz="0" w:space="0" w:color="auto"/>
        <w:right w:val="none" w:sz="0" w:space="0" w:color="auto"/>
      </w:divBdr>
    </w:div>
    <w:div w:id="1100024897">
      <w:bodyDiv w:val="1"/>
      <w:marLeft w:val="0"/>
      <w:marRight w:val="0"/>
      <w:marTop w:val="0"/>
      <w:marBottom w:val="0"/>
      <w:divBdr>
        <w:top w:val="none" w:sz="0" w:space="0" w:color="auto"/>
        <w:left w:val="none" w:sz="0" w:space="0" w:color="auto"/>
        <w:bottom w:val="none" w:sz="0" w:space="0" w:color="auto"/>
        <w:right w:val="none" w:sz="0" w:space="0" w:color="auto"/>
      </w:divBdr>
    </w:div>
    <w:div w:id="1115297667">
      <w:bodyDiv w:val="1"/>
      <w:marLeft w:val="0"/>
      <w:marRight w:val="0"/>
      <w:marTop w:val="0"/>
      <w:marBottom w:val="0"/>
      <w:divBdr>
        <w:top w:val="none" w:sz="0" w:space="0" w:color="auto"/>
        <w:left w:val="none" w:sz="0" w:space="0" w:color="auto"/>
        <w:bottom w:val="none" w:sz="0" w:space="0" w:color="auto"/>
        <w:right w:val="none" w:sz="0" w:space="0" w:color="auto"/>
      </w:divBdr>
      <w:divsChild>
        <w:div w:id="673848832">
          <w:marLeft w:val="480"/>
          <w:marRight w:val="0"/>
          <w:marTop w:val="0"/>
          <w:marBottom w:val="0"/>
          <w:divBdr>
            <w:top w:val="none" w:sz="0" w:space="0" w:color="auto"/>
            <w:left w:val="none" w:sz="0" w:space="0" w:color="auto"/>
            <w:bottom w:val="none" w:sz="0" w:space="0" w:color="auto"/>
            <w:right w:val="none" w:sz="0" w:space="0" w:color="auto"/>
          </w:divBdr>
        </w:div>
        <w:div w:id="1186558636">
          <w:marLeft w:val="480"/>
          <w:marRight w:val="0"/>
          <w:marTop w:val="0"/>
          <w:marBottom w:val="0"/>
          <w:divBdr>
            <w:top w:val="none" w:sz="0" w:space="0" w:color="auto"/>
            <w:left w:val="none" w:sz="0" w:space="0" w:color="auto"/>
            <w:bottom w:val="none" w:sz="0" w:space="0" w:color="auto"/>
            <w:right w:val="none" w:sz="0" w:space="0" w:color="auto"/>
          </w:divBdr>
        </w:div>
        <w:div w:id="918364286">
          <w:marLeft w:val="480"/>
          <w:marRight w:val="0"/>
          <w:marTop w:val="0"/>
          <w:marBottom w:val="0"/>
          <w:divBdr>
            <w:top w:val="none" w:sz="0" w:space="0" w:color="auto"/>
            <w:left w:val="none" w:sz="0" w:space="0" w:color="auto"/>
            <w:bottom w:val="none" w:sz="0" w:space="0" w:color="auto"/>
            <w:right w:val="none" w:sz="0" w:space="0" w:color="auto"/>
          </w:divBdr>
        </w:div>
        <w:div w:id="824124093">
          <w:marLeft w:val="480"/>
          <w:marRight w:val="0"/>
          <w:marTop w:val="0"/>
          <w:marBottom w:val="0"/>
          <w:divBdr>
            <w:top w:val="none" w:sz="0" w:space="0" w:color="auto"/>
            <w:left w:val="none" w:sz="0" w:space="0" w:color="auto"/>
            <w:bottom w:val="none" w:sz="0" w:space="0" w:color="auto"/>
            <w:right w:val="none" w:sz="0" w:space="0" w:color="auto"/>
          </w:divBdr>
        </w:div>
        <w:div w:id="1989900750">
          <w:marLeft w:val="480"/>
          <w:marRight w:val="0"/>
          <w:marTop w:val="0"/>
          <w:marBottom w:val="0"/>
          <w:divBdr>
            <w:top w:val="none" w:sz="0" w:space="0" w:color="auto"/>
            <w:left w:val="none" w:sz="0" w:space="0" w:color="auto"/>
            <w:bottom w:val="none" w:sz="0" w:space="0" w:color="auto"/>
            <w:right w:val="none" w:sz="0" w:space="0" w:color="auto"/>
          </w:divBdr>
        </w:div>
        <w:div w:id="1924097407">
          <w:marLeft w:val="480"/>
          <w:marRight w:val="0"/>
          <w:marTop w:val="0"/>
          <w:marBottom w:val="0"/>
          <w:divBdr>
            <w:top w:val="none" w:sz="0" w:space="0" w:color="auto"/>
            <w:left w:val="none" w:sz="0" w:space="0" w:color="auto"/>
            <w:bottom w:val="none" w:sz="0" w:space="0" w:color="auto"/>
            <w:right w:val="none" w:sz="0" w:space="0" w:color="auto"/>
          </w:divBdr>
        </w:div>
        <w:div w:id="1739327065">
          <w:marLeft w:val="480"/>
          <w:marRight w:val="0"/>
          <w:marTop w:val="0"/>
          <w:marBottom w:val="0"/>
          <w:divBdr>
            <w:top w:val="none" w:sz="0" w:space="0" w:color="auto"/>
            <w:left w:val="none" w:sz="0" w:space="0" w:color="auto"/>
            <w:bottom w:val="none" w:sz="0" w:space="0" w:color="auto"/>
            <w:right w:val="none" w:sz="0" w:space="0" w:color="auto"/>
          </w:divBdr>
        </w:div>
        <w:div w:id="1850558879">
          <w:marLeft w:val="480"/>
          <w:marRight w:val="0"/>
          <w:marTop w:val="0"/>
          <w:marBottom w:val="0"/>
          <w:divBdr>
            <w:top w:val="none" w:sz="0" w:space="0" w:color="auto"/>
            <w:left w:val="none" w:sz="0" w:space="0" w:color="auto"/>
            <w:bottom w:val="none" w:sz="0" w:space="0" w:color="auto"/>
            <w:right w:val="none" w:sz="0" w:space="0" w:color="auto"/>
          </w:divBdr>
        </w:div>
      </w:divsChild>
    </w:div>
    <w:div w:id="1133595577">
      <w:bodyDiv w:val="1"/>
      <w:marLeft w:val="0"/>
      <w:marRight w:val="0"/>
      <w:marTop w:val="0"/>
      <w:marBottom w:val="0"/>
      <w:divBdr>
        <w:top w:val="none" w:sz="0" w:space="0" w:color="auto"/>
        <w:left w:val="none" w:sz="0" w:space="0" w:color="auto"/>
        <w:bottom w:val="none" w:sz="0" w:space="0" w:color="auto"/>
        <w:right w:val="none" w:sz="0" w:space="0" w:color="auto"/>
      </w:divBdr>
    </w:div>
    <w:div w:id="1182933048">
      <w:bodyDiv w:val="1"/>
      <w:marLeft w:val="0"/>
      <w:marRight w:val="0"/>
      <w:marTop w:val="0"/>
      <w:marBottom w:val="0"/>
      <w:divBdr>
        <w:top w:val="none" w:sz="0" w:space="0" w:color="auto"/>
        <w:left w:val="none" w:sz="0" w:space="0" w:color="auto"/>
        <w:bottom w:val="none" w:sz="0" w:space="0" w:color="auto"/>
        <w:right w:val="none" w:sz="0" w:space="0" w:color="auto"/>
      </w:divBdr>
      <w:divsChild>
        <w:div w:id="1402217553">
          <w:marLeft w:val="480"/>
          <w:marRight w:val="0"/>
          <w:marTop w:val="0"/>
          <w:marBottom w:val="0"/>
          <w:divBdr>
            <w:top w:val="none" w:sz="0" w:space="0" w:color="auto"/>
            <w:left w:val="none" w:sz="0" w:space="0" w:color="auto"/>
            <w:bottom w:val="none" w:sz="0" w:space="0" w:color="auto"/>
            <w:right w:val="none" w:sz="0" w:space="0" w:color="auto"/>
          </w:divBdr>
        </w:div>
        <w:div w:id="661857192">
          <w:marLeft w:val="480"/>
          <w:marRight w:val="0"/>
          <w:marTop w:val="0"/>
          <w:marBottom w:val="0"/>
          <w:divBdr>
            <w:top w:val="none" w:sz="0" w:space="0" w:color="auto"/>
            <w:left w:val="none" w:sz="0" w:space="0" w:color="auto"/>
            <w:bottom w:val="none" w:sz="0" w:space="0" w:color="auto"/>
            <w:right w:val="none" w:sz="0" w:space="0" w:color="auto"/>
          </w:divBdr>
        </w:div>
        <w:div w:id="323750725">
          <w:marLeft w:val="480"/>
          <w:marRight w:val="0"/>
          <w:marTop w:val="0"/>
          <w:marBottom w:val="0"/>
          <w:divBdr>
            <w:top w:val="none" w:sz="0" w:space="0" w:color="auto"/>
            <w:left w:val="none" w:sz="0" w:space="0" w:color="auto"/>
            <w:bottom w:val="none" w:sz="0" w:space="0" w:color="auto"/>
            <w:right w:val="none" w:sz="0" w:space="0" w:color="auto"/>
          </w:divBdr>
        </w:div>
        <w:div w:id="925723549">
          <w:marLeft w:val="480"/>
          <w:marRight w:val="0"/>
          <w:marTop w:val="0"/>
          <w:marBottom w:val="0"/>
          <w:divBdr>
            <w:top w:val="none" w:sz="0" w:space="0" w:color="auto"/>
            <w:left w:val="none" w:sz="0" w:space="0" w:color="auto"/>
            <w:bottom w:val="none" w:sz="0" w:space="0" w:color="auto"/>
            <w:right w:val="none" w:sz="0" w:space="0" w:color="auto"/>
          </w:divBdr>
        </w:div>
        <w:div w:id="1906525637">
          <w:marLeft w:val="480"/>
          <w:marRight w:val="0"/>
          <w:marTop w:val="0"/>
          <w:marBottom w:val="0"/>
          <w:divBdr>
            <w:top w:val="none" w:sz="0" w:space="0" w:color="auto"/>
            <w:left w:val="none" w:sz="0" w:space="0" w:color="auto"/>
            <w:bottom w:val="none" w:sz="0" w:space="0" w:color="auto"/>
            <w:right w:val="none" w:sz="0" w:space="0" w:color="auto"/>
          </w:divBdr>
        </w:div>
        <w:div w:id="2105564233">
          <w:marLeft w:val="480"/>
          <w:marRight w:val="0"/>
          <w:marTop w:val="0"/>
          <w:marBottom w:val="0"/>
          <w:divBdr>
            <w:top w:val="none" w:sz="0" w:space="0" w:color="auto"/>
            <w:left w:val="none" w:sz="0" w:space="0" w:color="auto"/>
            <w:bottom w:val="none" w:sz="0" w:space="0" w:color="auto"/>
            <w:right w:val="none" w:sz="0" w:space="0" w:color="auto"/>
          </w:divBdr>
        </w:div>
        <w:div w:id="1198813606">
          <w:marLeft w:val="480"/>
          <w:marRight w:val="0"/>
          <w:marTop w:val="0"/>
          <w:marBottom w:val="0"/>
          <w:divBdr>
            <w:top w:val="none" w:sz="0" w:space="0" w:color="auto"/>
            <w:left w:val="none" w:sz="0" w:space="0" w:color="auto"/>
            <w:bottom w:val="none" w:sz="0" w:space="0" w:color="auto"/>
            <w:right w:val="none" w:sz="0" w:space="0" w:color="auto"/>
          </w:divBdr>
        </w:div>
        <w:div w:id="1045251345">
          <w:marLeft w:val="480"/>
          <w:marRight w:val="0"/>
          <w:marTop w:val="0"/>
          <w:marBottom w:val="0"/>
          <w:divBdr>
            <w:top w:val="none" w:sz="0" w:space="0" w:color="auto"/>
            <w:left w:val="none" w:sz="0" w:space="0" w:color="auto"/>
            <w:bottom w:val="none" w:sz="0" w:space="0" w:color="auto"/>
            <w:right w:val="none" w:sz="0" w:space="0" w:color="auto"/>
          </w:divBdr>
        </w:div>
        <w:div w:id="377634281">
          <w:marLeft w:val="480"/>
          <w:marRight w:val="0"/>
          <w:marTop w:val="0"/>
          <w:marBottom w:val="0"/>
          <w:divBdr>
            <w:top w:val="none" w:sz="0" w:space="0" w:color="auto"/>
            <w:left w:val="none" w:sz="0" w:space="0" w:color="auto"/>
            <w:bottom w:val="none" w:sz="0" w:space="0" w:color="auto"/>
            <w:right w:val="none" w:sz="0" w:space="0" w:color="auto"/>
          </w:divBdr>
        </w:div>
        <w:div w:id="1380394009">
          <w:marLeft w:val="480"/>
          <w:marRight w:val="0"/>
          <w:marTop w:val="0"/>
          <w:marBottom w:val="0"/>
          <w:divBdr>
            <w:top w:val="none" w:sz="0" w:space="0" w:color="auto"/>
            <w:left w:val="none" w:sz="0" w:space="0" w:color="auto"/>
            <w:bottom w:val="none" w:sz="0" w:space="0" w:color="auto"/>
            <w:right w:val="none" w:sz="0" w:space="0" w:color="auto"/>
          </w:divBdr>
        </w:div>
        <w:div w:id="216666676">
          <w:marLeft w:val="480"/>
          <w:marRight w:val="0"/>
          <w:marTop w:val="0"/>
          <w:marBottom w:val="0"/>
          <w:divBdr>
            <w:top w:val="none" w:sz="0" w:space="0" w:color="auto"/>
            <w:left w:val="none" w:sz="0" w:space="0" w:color="auto"/>
            <w:bottom w:val="none" w:sz="0" w:space="0" w:color="auto"/>
            <w:right w:val="none" w:sz="0" w:space="0" w:color="auto"/>
          </w:divBdr>
        </w:div>
        <w:div w:id="1565214780">
          <w:marLeft w:val="480"/>
          <w:marRight w:val="0"/>
          <w:marTop w:val="0"/>
          <w:marBottom w:val="0"/>
          <w:divBdr>
            <w:top w:val="none" w:sz="0" w:space="0" w:color="auto"/>
            <w:left w:val="none" w:sz="0" w:space="0" w:color="auto"/>
            <w:bottom w:val="none" w:sz="0" w:space="0" w:color="auto"/>
            <w:right w:val="none" w:sz="0" w:space="0" w:color="auto"/>
          </w:divBdr>
        </w:div>
        <w:div w:id="2036689413">
          <w:marLeft w:val="480"/>
          <w:marRight w:val="0"/>
          <w:marTop w:val="0"/>
          <w:marBottom w:val="0"/>
          <w:divBdr>
            <w:top w:val="none" w:sz="0" w:space="0" w:color="auto"/>
            <w:left w:val="none" w:sz="0" w:space="0" w:color="auto"/>
            <w:bottom w:val="none" w:sz="0" w:space="0" w:color="auto"/>
            <w:right w:val="none" w:sz="0" w:space="0" w:color="auto"/>
          </w:divBdr>
        </w:div>
        <w:div w:id="314798710">
          <w:marLeft w:val="480"/>
          <w:marRight w:val="0"/>
          <w:marTop w:val="0"/>
          <w:marBottom w:val="0"/>
          <w:divBdr>
            <w:top w:val="none" w:sz="0" w:space="0" w:color="auto"/>
            <w:left w:val="none" w:sz="0" w:space="0" w:color="auto"/>
            <w:bottom w:val="none" w:sz="0" w:space="0" w:color="auto"/>
            <w:right w:val="none" w:sz="0" w:space="0" w:color="auto"/>
          </w:divBdr>
        </w:div>
      </w:divsChild>
    </w:div>
    <w:div w:id="1183864945">
      <w:bodyDiv w:val="1"/>
      <w:marLeft w:val="0"/>
      <w:marRight w:val="0"/>
      <w:marTop w:val="0"/>
      <w:marBottom w:val="0"/>
      <w:divBdr>
        <w:top w:val="none" w:sz="0" w:space="0" w:color="auto"/>
        <w:left w:val="none" w:sz="0" w:space="0" w:color="auto"/>
        <w:bottom w:val="none" w:sz="0" w:space="0" w:color="auto"/>
        <w:right w:val="none" w:sz="0" w:space="0" w:color="auto"/>
      </w:divBdr>
      <w:divsChild>
        <w:div w:id="826479818">
          <w:marLeft w:val="480"/>
          <w:marRight w:val="0"/>
          <w:marTop w:val="0"/>
          <w:marBottom w:val="0"/>
          <w:divBdr>
            <w:top w:val="none" w:sz="0" w:space="0" w:color="auto"/>
            <w:left w:val="none" w:sz="0" w:space="0" w:color="auto"/>
            <w:bottom w:val="none" w:sz="0" w:space="0" w:color="auto"/>
            <w:right w:val="none" w:sz="0" w:space="0" w:color="auto"/>
          </w:divBdr>
        </w:div>
        <w:div w:id="1240601304">
          <w:marLeft w:val="480"/>
          <w:marRight w:val="0"/>
          <w:marTop w:val="0"/>
          <w:marBottom w:val="0"/>
          <w:divBdr>
            <w:top w:val="none" w:sz="0" w:space="0" w:color="auto"/>
            <w:left w:val="none" w:sz="0" w:space="0" w:color="auto"/>
            <w:bottom w:val="none" w:sz="0" w:space="0" w:color="auto"/>
            <w:right w:val="none" w:sz="0" w:space="0" w:color="auto"/>
          </w:divBdr>
        </w:div>
        <w:div w:id="1147357662">
          <w:marLeft w:val="480"/>
          <w:marRight w:val="0"/>
          <w:marTop w:val="0"/>
          <w:marBottom w:val="0"/>
          <w:divBdr>
            <w:top w:val="none" w:sz="0" w:space="0" w:color="auto"/>
            <w:left w:val="none" w:sz="0" w:space="0" w:color="auto"/>
            <w:bottom w:val="none" w:sz="0" w:space="0" w:color="auto"/>
            <w:right w:val="none" w:sz="0" w:space="0" w:color="auto"/>
          </w:divBdr>
        </w:div>
        <w:div w:id="1231575447">
          <w:marLeft w:val="480"/>
          <w:marRight w:val="0"/>
          <w:marTop w:val="0"/>
          <w:marBottom w:val="0"/>
          <w:divBdr>
            <w:top w:val="none" w:sz="0" w:space="0" w:color="auto"/>
            <w:left w:val="none" w:sz="0" w:space="0" w:color="auto"/>
            <w:bottom w:val="none" w:sz="0" w:space="0" w:color="auto"/>
            <w:right w:val="none" w:sz="0" w:space="0" w:color="auto"/>
          </w:divBdr>
        </w:div>
        <w:div w:id="505874013">
          <w:marLeft w:val="480"/>
          <w:marRight w:val="0"/>
          <w:marTop w:val="0"/>
          <w:marBottom w:val="0"/>
          <w:divBdr>
            <w:top w:val="none" w:sz="0" w:space="0" w:color="auto"/>
            <w:left w:val="none" w:sz="0" w:space="0" w:color="auto"/>
            <w:bottom w:val="none" w:sz="0" w:space="0" w:color="auto"/>
            <w:right w:val="none" w:sz="0" w:space="0" w:color="auto"/>
          </w:divBdr>
        </w:div>
        <w:div w:id="1539005925">
          <w:marLeft w:val="480"/>
          <w:marRight w:val="0"/>
          <w:marTop w:val="0"/>
          <w:marBottom w:val="0"/>
          <w:divBdr>
            <w:top w:val="none" w:sz="0" w:space="0" w:color="auto"/>
            <w:left w:val="none" w:sz="0" w:space="0" w:color="auto"/>
            <w:bottom w:val="none" w:sz="0" w:space="0" w:color="auto"/>
            <w:right w:val="none" w:sz="0" w:space="0" w:color="auto"/>
          </w:divBdr>
        </w:div>
        <w:div w:id="1842348244">
          <w:marLeft w:val="480"/>
          <w:marRight w:val="0"/>
          <w:marTop w:val="0"/>
          <w:marBottom w:val="0"/>
          <w:divBdr>
            <w:top w:val="none" w:sz="0" w:space="0" w:color="auto"/>
            <w:left w:val="none" w:sz="0" w:space="0" w:color="auto"/>
            <w:bottom w:val="none" w:sz="0" w:space="0" w:color="auto"/>
            <w:right w:val="none" w:sz="0" w:space="0" w:color="auto"/>
          </w:divBdr>
        </w:div>
        <w:div w:id="487743800">
          <w:marLeft w:val="480"/>
          <w:marRight w:val="0"/>
          <w:marTop w:val="0"/>
          <w:marBottom w:val="0"/>
          <w:divBdr>
            <w:top w:val="none" w:sz="0" w:space="0" w:color="auto"/>
            <w:left w:val="none" w:sz="0" w:space="0" w:color="auto"/>
            <w:bottom w:val="none" w:sz="0" w:space="0" w:color="auto"/>
            <w:right w:val="none" w:sz="0" w:space="0" w:color="auto"/>
          </w:divBdr>
        </w:div>
        <w:div w:id="2061636738">
          <w:marLeft w:val="480"/>
          <w:marRight w:val="0"/>
          <w:marTop w:val="0"/>
          <w:marBottom w:val="0"/>
          <w:divBdr>
            <w:top w:val="none" w:sz="0" w:space="0" w:color="auto"/>
            <w:left w:val="none" w:sz="0" w:space="0" w:color="auto"/>
            <w:bottom w:val="none" w:sz="0" w:space="0" w:color="auto"/>
            <w:right w:val="none" w:sz="0" w:space="0" w:color="auto"/>
          </w:divBdr>
        </w:div>
        <w:div w:id="1646423272">
          <w:marLeft w:val="480"/>
          <w:marRight w:val="0"/>
          <w:marTop w:val="0"/>
          <w:marBottom w:val="0"/>
          <w:divBdr>
            <w:top w:val="none" w:sz="0" w:space="0" w:color="auto"/>
            <w:left w:val="none" w:sz="0" w:space="0" w:color="auto"/>
            <w:bottom w:val="none" w:sz="0" w:space="0" w:color="auto"/>
            <w:right w:val="none" w:sz="0" w:space="0" w:color="auto"/>
          </w:divBdr>
        </w:div>
        <w:div w:id="260187811">
          <w:marLeft w:val="480"/>
          <w:marRight w:val="0"/>
          <w:marTop w:val="0"/>
          <w:marBottom w:val="0"/>
          <w:divBdr>
            <w:top w:val="none" w:sz="0" w:space="0" w:color="auto"/>
            <w:left w:val="none" w:sz="0" w:space="0" w:color="auto"/>
            <w:bottom w:val="none" w:sz="0" w:space="0" w:color="auto"/>
            <w:right w:val="none" w:sz="0" w:space="0" w:color="auto"/>
          </w:divBdr>
        </w:div>
        <w:div w:id="1903248473">
          <w:marLeft w:val="480"/>
          <w:marRight w:val="0"/>
          <w:marTop w:val="0"/>
          <w:marBottom w:val="0"/>
          <w:divBdr>
            <w:top w:val="none" w:sz="0" w:space="0" w:color="auto"/>
            <w:left w:val="none" w:sz="0" w:space="0" w:color="auto"/>
            <w:bottom w:val="none" w:sz="0" w:space="0" w:color="auto"/>
            <w:right w:val="none" w:sz="0" w:space="0" w:color="auto"/>
          </w:divBdr>
        </w:div>
        <w:div w:id="1082994299">
          <w:marLeft w:val="480"/>
          <w:marRight w:val="0"/>
          <w:marTop w:val="0"/>
          <w:marBottom w:val="0"/>
          <w:divBdr>
            <w:top w:val="none" w:sz="0" w:space="0" w:color="auto"/>
            <w:left w:val="none" w:sz="0" w:space="0" w:color="auto"/>
            <w:bottom w:val="none" w:sz="0" w:space="0" w:color="auto"/>
            <w:right w:val="none" w:sz="0" w:space="0" w:color="auto"/>
          </w:divBdr>
        </w:div>
        <w:div w:id="1653289270">
          <w:marLeft w:val="480"/>
          <w:marRight w:val="0"/>
          <w:marTop w:val="0"/>
          <w:marBottom w:val="0"/>
          <w:divBdr>
            <w:top w:val="none" w:sz="0" w:space="0" w:color="auto"/>
            <w:left w:val="none" w:sz="0" w:space="0" w:color="auto"/>
            <w:bottom w:val="none" w:sz="0" w:space="0" w:color="auto"/>
            <w:right w:val="none" w:sz="0" w:space="0" w:color="auto"/>
          </w:divBdr>
        </w:div>
        <w:div w:id="709720676">
          <w:marLeft w:val="480"/>
          <w:marRight w:val="0"/>
          <w:marTop w:val="0"/>
          <w:marBottom w:val="0"/>
          <w:divBdr>
            <w:top w:val="none" w:sz="0" w:space="0" w:color="auto"/>
            <w:left w:val="none" w:sz="0" w:space="0" w:color="auto"/>
            <w:bottom w:val="none" w:sz="0" w:space="0" w:color="auto"/>
            <w:right w:val="none" w:sz="0" w:space="0" w:color="auto"/>
          </w:divBdr>
        </w:div>
      </w:divsChild>
    </w:div>
    <w:div w:id="1205218305">
      <w:bodyDiv w:val="1"/>
      <w:marLeft w:val="0"/>
      <w:marRight w:val="0"/>
      <w:marTop w:val="0"/>
      <w:marBottom w:val="0"/>
      <w:divBdr>
        <w:top w:val="none" w:sz="0" w:space="0" w:color="auto"/>
        <w:left w:val="none" w:sz="0" w:space="0" w:color="auto"/>
        <w:bottom w:val="none" w:sz="0" w:space="0" w:color="auto"/>
        <w:right w:val="none" w:sz="0" w:space="0" w:color="auto"/>
      </w:divBdr>
      <w:divsChild>
        <w:div w:id="1401752227">
          <w:marLeft w:val="480"/>
          <w:marRight w:val="0"/>
          <w:marTop w:val="0"/>
          <w:marBottom w:val="0"/>
          <w:divBdr>
            <w:top w:val="none" w:sz="0" w:space="0" w:color="auto"/>
            <w:left w:val="none" w:sz="0" w:space="0" w:color="auto"/>
            <w:bottom w:val="none" w:sz="0" w:space="0" w:color="auto"/>
            <w:right w:val="none" w:sz="0" w:space="0" w:color="auto"/>
          </w:divBdr>
        </w:div>
        <w:div w:id="1313368811">
          <w:marLeft w:val="480"/>
          <w:marRight w:val="0"/>
          <w:marTop w:val="0"/>
          <w:marBottom w:val="0"/>
          <w:divBdr>
            <w:top w:val="none" w:sz="0" w:space="0" w:color="auto"/>
            <w:left w:val="none" w:sz="0" w:space="0" w:color="auto"/>
            <w:bottom w:val="none" w:sz="0" w:space="0" w:color="auto"/>
            <w:right w:val="none" w:sz="0" w:space="0" w:color="auto"/>
          </w:divBdr>
        </w:div>
        <w:div w:id="2077850681">
          <w:marLeft w:val="480"/>
          <w:marRight w:val="0"/>
          <w:marTop w:val="0"/>
          <w:marBottom w:val="0"/>
          <w:divBdr>
            <w:top w:val="none" w:sz="0" w:space="0" w:color="auto"/>
            <w:left w:val="none" w:sz="0" w:space="0" w:color="auto"/>
            <w:bottom w:val="none" w:sz="0" w:space="0" w:color="auto"/>
            <w:right w:val="none" w:sz="0" w:space="0" w:color="auto"/>
          </w:divBdr>
        </w:div>
        <w:div w:id="450512060">
          <w:marLeft w:val="480"/>
          <w:marRight w:val="0"/>
          <w:marTop w:val="0"/>
          <w:marBottom w:val="0"/>
          <w:divBdr>
            <w:top w:val="none" w:sz="0" w:space="0" w:color="auto"/>
            <w:left w:val="none" w:sz="0" w:space="0" w:color="auto"/>
            <w:bottom w:val="none" w:sz="0" w:space="0" w:color="auto"/>
            <w:right w:val="none" w:sz="0" w:space="0" w:color="auto"/>
          </w:divBdr>
        </w:div>
        <w:div w:id="1189295919">
          <w:marLeft w:val="480"/>
          <w:marRight w:val="0"/>
          <w:marTop w:val="0"/>
          <w:marBottom w:val="0"/>
          <w:divBdr>
            <w:top w:val="none" w:sz="0" w:space="0" w:color="auto"/>
            <w:left w:val="none" w:sz="0" w:space="0" w:color="auto"/>
            <w:bottom w:val="none" w:sz="0" w:space="0" w:color="auto"/>
            <w:right w:val="none" w:sz="0" w:space="0" w:color="auto"/>
          </w:divBdr>
        </w:div>
        <w:div w:id="1809320441">
          <w:marLeft w:val="480"/>
          <w:marRight w:val="0"/>
          <w:marTop w:val="0"/>
          <w:marBottom w:val="0"/>
          <w:divBdr>
            <w:top w:val="none" w:sz="0" w:space="0" w:color="auto"/>
            <w:left w:val="none" w:sz="0" w:space="0" w:color="auto"/>
            <w:bottom w:val="none" w:sz="0" w:space="0" w:color="auto"/>
            <w:right w:val="none" w:sz="0" w:space="0" w:color="auto"/>
          </w:divBdr>
        </w:div>
        <w:div w:id="1780686667">
          <w:marLeft w:val="480"/>
          <w:marRight w:val="0"/>
          <w:marTop w:val="0"/>
          <w:marBottom w:val="0"/>
          <w:divBdr>
            <w:top w:val="none" w:sz="0" w:space="0" w:color="auto"/>
            <w:left w:val="none" w:sz="0" w:space="0" w:color="auto"/>
            <w:bottom w:val="none" w:sz="0" w:space="0" w:color="auto"/>
            <w:right w:val="none" w:sz="0" w:space="0" w:color="auto"/>
          </w:divBdr>
        </w:div>
        <w:div w:id="1232425060">
          <w:marLeft w:val="480"/>
          <w:marRight w:val="0"/>
          <w:marTop w:val="0"/>
          <w:marBottom w:val="0"/>
          <w:divBdr>
            <w:top w:val="none" w:sz="0" w:space="0" w:color="auto"/>
            <w:left w:val="none" w:sz="0" w:space="0" w:color="auto"/>
            <w:bottom w:val="none" w:sz="0" w:space="0" w:color="auto"/>
            <w:right w:val="none" w:sz="0" w:space="0" w:color="auto"/>
          </w:divBdr>
        </w:div>
      </w:divsChild>
    </w:div>
    <w:div w:id="1213620061">
      <w:bodyDiv w:val="1"/>
      <w:marLeft w:val="0"/>
      <w:marRight w:val="0"/>
      <w:marTop w:val="0"/>
      <w:marBottom w:val="0"/>
      <w:divBdr>
        <w:top w:val="none" w:sz="0" w:space="0" w:color="auto"/>
        <w:left w:val="none" w:sz="0" w:space="0" w:color="auto"/>
        <w:bottom w:val="none" w:sz="0" w:space="0" w:color="auto"/>
        <w:right w:val="none" w:sz="0" w:space="0" w:color="auto"/>
      </w:divBdr>
      <w:divsChild>
        <w:div w:id="1861695865">
          <w:marLeft w:val="480"/>
          <w:marRight w:val="0"/>
          <w:marTop w:val="0"/>
          <w:marBottom w:val="0"/>
          <w:divBdr>
            <w:top w:val="none" w:sz="0" w:space="0" w:color="auto"/>
            <w:left w:val="none" w:sz="0" w:space="0" w:color="auto"/>
            <w:bottom w:val="none" w:sz="0" w:space="0" w:color="auto"/>
            <w:right w:val="none" w:sz="0" w:space="0" w:color="auto"/>
          </w:divBdr>
        </w:div>
        <w:div w:id="1030183626">
          <w:marLeft w:val="480"/>
          <w:marRight w:val="0"/>
          <w:marTop w:val="0"/>
          <w:marBottom w:val="0"/>
          <w:divBdr>
            <w:top w:val="none" w:sz="0" w:space="0" w:color="auto"/>
            <w:left w:val="none" w:sz="0" w:space="0" w:color="auto"/>
            <w:bottom w:val="none" w:sz="0" w:space="0" w:color="auto"/>
            <w:right w:val="none" w:sz="0" w:space="0" w:color="auto"/>
          </w:divBdr>
        </w:div>
        <w:div w:id="1569266346">
          <w:marLeft w:val="480"/>
          <w:marRight w:val="0"/>
          <w:marTop w:val="0"/>
          <w:marBottom w:val="0"/>
          <w:divBdr>
            <w:top w:val="none" w:sz="0" w:space="0" w:color="auto"/>
            <w:left w:val="none" w:sz="0" w:space="0" w:color="auto"/>
            <w:bottom w:val="none" w:sz="0" w:space="0" w:color="auto"/>
            <w:right w:val="none" w:sz="0" w:space="0" w:color="auto"/>
          </w:divBdr>
        </w:div>
        <w:div w:id="1555236340">
          <w:marLeft w:val="480"/>
          <w:marRight w:val="0"/>
          <w:marTop w:val="0"/>
          <w:marBottom w:val="0"/>
          <w:divBdr>
            <w:top w:val="none" w:sz="0" w:space="0" w:color="auto"/>
            <w:left w:val="none" w:sz="0" w:space="0" w:color="auto"/>
            <w:bottom w:val="none" w:sz="0" w:space="0" w:color="auto"/>
            <w:right w:val="none" w:sz="0" w:space="0" w:color="auto"/>
          </w:divBdr>
        </w:div>
        <w:div w:id="51932582">
          <w:marLeft w:val="480"/>
          <w:marRight w:val="0"/>
          <w:marTop w:val="0"/>
          <w:marBottom w:val="0"/>
          <w:divBdr>
            <w:top w:val="none" w:sz="0" w:space="0" w:color="auto"/>
            <w:left w:val="none" w:sz="0" w:space="0" w:color="auto"/>
            <w:bottom w:val="none" w:sz="0" w:space="0" w:color="auto"/>
            <w:right w:val="none" w:sz="0" w:space="0" w:color="auto"/>
          </w:divBdr>
        </w:div>
        <w:div w:id="810251736">
          <w:marLeft w:val="480"/>
          <w:marRight w:val="0"/>
          <w:marTop w:val="0"/>
          <w:marBottom w:val="0"/>
          <w:divBdr>
            <w:top w:val="none" w:sz="0" w:space="0" w:color="auto"/>
            <w:left w:val="none" w:sz="0" w:space="0" w:color="auto"/>
            <w:bottom w:val="none" w:sz="0" w:space="0" w:color="auto"/>
            <w:right w:val="none" w:sz="0" w:space="0" w:color="auto"/>
          </w:divBdr>
        </w:div>
        <w:div w:id="846090302">
          <w:marLeft w:val="480"/>
          <w:marRight w:val="0"/>
          <w:marTop w:val="0"/>
          <w:marBottom w:val="0"/>
          <w:divBdr>
            <w:top w:val="none" w:sz="0" w:space="0" w:color="auto"/>
            <w:left w:val="none" w:sz="0" w:space="0" w:color="auto"/>
            <w:bottom w:val="none" w:sz="0" w:space="0" w:color="auto"/>
            <w:right w:val="none" w:sz="0" w:space="0" w:color="auto"/>
          </w:divBdr>
        </w:div>
        <w:div w:id="1845051267">
          <w:marLeft w:val="480"/>
          <w:marRight w:val="0"/>
          <w:marTop w:val="0"/>
          <w:marBottom w:val="0"/>
          <w:divBdr>
            <w:top w:val="none" w:sz="0" w:space="0" w:color="auto"/>
            <w:left w:val="none" w:sz="0" w:space="0" w:color="auto"/>
            <w:bottom w:val="none" w:sz="0" w:space="0" w:color="auto"/>
            <w:right w:val="none" w:sz="0" w:space="0" w:color="auto"/>
          </w:divBdr>
        </w:div>
        <w:div w:id="203175728">
          <w:marLeft w:val="480"/>
          <w:marRight w:val="0"/>
          <w:marTop w:val="0"/>
          <w:marBottom w:val="0"/>
          <w:divBdr>
            <w:top w:val="none" w:sz="0" w:space="0" w:color="auto"/>
            <w:left w:val="none" w:sz="0" w:space="0" w:color="auto"/>
            <w:bottom w:val="none" w:sz="0" w:space="0" w:color="auto"/>
            <w:right w:val="none" w:sz="0" w:space="0" w:color="auto"/>
          </w:divBdr>
        </w:div>
        <w:div w:id="913079320">
          <w:marLeft w:val="480"/>
          <w:marRight w:val="0"/>
          <w:marTop w:val="0"/>
          <w:marBottom w:val="0"/>
          <w:divBdr>
            <w:top w:val="none" w:sz="0" w:space="0" w:color="auto"/>
            <w:left w:val="none" w:sz="0" w:space="0" w:color="auto"/>
            <w:bottom w:val="none" w:sz="0" w:space="0" w:color="auto"/>
            <w:right w:val="none" w:sz="0" w:space="0" w:color="auto"/>
          </w:divBdr>
        </w:div>
        <w:div w:id="539981207">
          <w:marLeft w:val="480"/>
          <w:marRight w:val="0"/>
          <w:marTop w:val="0"/>
          <w:marBottom w:val="0"/>
          <w:divBdr>
            <w:top w:val="none" w:sz="0" w:space="0" w:color="auto"/>
            <w:left w:val="none" w:sz="0" w:space="0" w:color="auto"/>
            <w:bottom w:val="none" w:sz="0" w:space="0" w:color="auto"/>
            <w:right w:val="none" w:sz="0" w:space="0" w:color="auto"/>
          </w:divBdr>
        </w:div>
        <w:div w:id="776413283">
          <w:marLeft w:val="480"/>
          <w:marRight w:val="0"/>
          <w:marTop w:val="0"/>
          <w:marBottom w:val="0"/>
          <w:divBdr>
            <w:top w:val="none" w:sz="0" w:space="0" w:color="auto"/>
            <w:left w:val="none" w:sz="0" w:space="0" w:color="auto"/>
            <w:bottom w:val="none" w:sz="0" w:space="0" w:color="auto"/>
            <w:right w:val="none" w:sz="0" w:space="0" w:color="auto"/>
          </w:divBdr>
        </w:div>
        <w:div w:id="250042107">
          <w:marLeft w:val="480"/>
          <w:marRight w:val="0"/>
          <w:marTop w:val="0"/>
          <w:marBottom w:val="0"/>
          <w:divBdr>
            <w:top w:val="none" w:sz="0" w:space="0" w:color="auto"/>
            <w:left w:val="none" w:sz="0" w:space="0" w:color="auto"/>
            <w:bottom w:val="none" w:sz="0" w:space="0" w:color="auto"/>
            <w:right w:val="none" w:sz="0" w:space="0" w:color="auto"/>
          </w:divBdr>
        </w:div>
        <w:div w:id="1030884780">
          <w:marLeft w:val="480"/>
          <w:marRight w:val="0"/>
          <w:marTop w:val="0"/>
          <w:marBottom w:val="0"/>
          <w:divBdr>
            <w:top w:val="none" w:sz="0" w:space="0" w:color="auto"/>
            <w:left w:val="none" w:sz="0" w:space="0" w:color="auto"/>
            <w:bottom w:val="none" w:sz="0" w:space="0" w:color="auto"/>
            <w:right w:val="none" w:sz="0" w:space="0" w:color="auto"/>
          </w:divBdr>
        </w:div>
      </w:divsChild>
    </w:div>
    <w:div w:id="1219517650">
      <w:bodyDiv w:val="1"/>
      <w:marLeft w:val="0"/>
      <w:marRight w:val="0"/>
      <w:marTop w:val="0"/>
      <w:marBottom w:val="0"/>
      <w:divBdr>
        <w:top w:val="none" w:sz="0" w:space="0" w:color="auto"/>
        <w:left w:val="none" w:sz="0" w:space="0" w:color="auto"/>
        <w:bottom w:val="none" w:sz="0" w:space="0" w:color="auto"/>
        <w:right w:val="none" w:sz="0" w:space="0" w:color="auto"/>
      </w:divBdr>
      <w:divsChild>
        <w:div w:id="240605021">
          <w:marLeft w:val="480"/>
          <w:marRight w:val="0"/>
          <w:marTop w:val="0"/>
          <w:marBottom w:val="0"/>
          <w:divBdr>
            <w:top w:val="none" w:sz="0" w:space="0" w:color="auto"/>
            <w:left w:val="none" w:sz="0" w:space="0" w:color="auto"/>
            <w:bottom w:val="none" w:sz="0" w:space="0" w:color="auto"/>
            <w:right w:val="none" w:sz="0" w:space="0" w:color="auto"/>
          </w:divBdr>
        </w:div>
        <w:div w:id="1569148279">
          <w:marLeft w:val="480"/>
          <w:marRight w:val="0"/>
          <w:marTop w:val="0"/>
          <w:marBottom w:val="0"/>
          <w:divBdr>
            <w:top w:val="none" w:sz="0" w:space="0" w:color="auto"/>
            <w:left w:val="none" w:sz="0" w:space="0" w:color="auto"/>
            <w:bottom w:val="none" w:sz="0" w:space="0" w:color="auto"/>
            <w:right w:val="none" w:sz="0" w:space="0" w:color="auto"/>
          </w:divBdr>
        </w:div>
        <w:div w:id="215971240">
          <w:marLeft w:val="480"/>
          <w:marRight w:val="0"/>
          <w:marTop w:val="0"/>
          <w:marBottom w:val="0"/>
          <w:divBdr>
            <w:top w:val="none" w:sz="0" w:space="0" w:color="auto"/>
            <w:left w:val="none" w:sz="0" w:space="0" w:color="auto"/>
            <w:bottom w:val="none" w:sz="0" w:space="0" w:color="auto"/>
            <w:right w:val="none" w:sz="0" w:space="0" w:color="auto"/>
          </w:divBdr>
        </w:div>
        <w:div w:id="692076183">
          <w:marLeft w:val="480"/>
          <w:marRight w:val="0"/>
          <w:marTop w:val="0"/>
          <w:marBottom w:val="0"/>
          <w:divBdr>
            <w:top w:val="none" w:sz="0" w:space="0" w:color="auto"/>
            <w:left w:val="none" w:sz="0" w:space="0" w:color="auto"/>
            <w:bottom w:val="none" w:sz="0" w:space="0" w:color="auto"/>
            <w:right w:val="none" w:sz="0" w:space="0" w:color="auto"/>
          </w:divBdr>
        </w:div>
        <w:div w:id="2134866200">
          <w:marLeft w:val="480"/>
          <w:marRight w:val="0"/>
          <w:marTop w:val="0"/>
          <w:marBottom w:val="0"/>
          <w:divBdr>
            <w:top w:val="none" w:sz="0" w:space="0" w:color="auto"/>
            <w:left w:val="none" w:sz="0" w:space="0" w:color="auto"/>
            <w:bottom w:val="none" w:sz="0" w:space="0" w:color="auto"/>
            <w:right w:val="none" w:sz="0" w:space="0" w:color="auto"/>
          </w:divBdr>
        </w:div>
        <w:div w:id="14159202">
          <w:marLeft w:val="480"/>
          <w:marRight w:val="0"/>
          <w:marTop w:val="0"/>
          <w:marBottom w:val="0"/>
          <w:divBdr>
            <w:top w:val="none" w:sz="0" w:space="0" w:color="auto"/>
            <w:left w:val="none" w:sz="0" w:space="0" w:color="auto"/>
            <w:bottom w:val="none" w:sz="0" w:space="0" w:color="auto"/>
            <w:right w:val="none" w:sz="0" w:space="0" w:color="auto"/>
          </w:divBdr>
        </w:div>
        <w:div w:id="1181161895">
          <w:marLeft w:val="480"/>
          <w:marRight w:val="0"/>
          <w:marTop w:val="0"/>
          <w:marBottom w:val="0"/>
          <w:divBdr>
            <w:top w:val="none" w:sz="0" w:space="0" w:color="auto"/>
            <w:left w:val="none" w:sz="0" w:space="0" w:color="auto"/>
            <w:bottom w:val="none" w:sz="0" w:space="0" w:color="auto"/>
            <w:right w:val="none" w:sz="0" w:space="0" w:color="auto"/>
          </w:divBdr>
        </w:div>
        <w:div w:id="2039962419">
          <w:marLeft w:val="480"/>
          <w:marRight w:val="0"/>
          <w:marTop w:val="0"/>
          <w:marBottom w:val="0"/>
          <w:divBdr>
            <w:top w:val="none" w:sz="0" w:space="0" w:color="auto"/>
            <w:left w:val="none" w:sz="0" w:space="0" w:color="auto"/>
            <w:bottom w:val="none" w:sz="0" w:space="0" w:color="auto"/>
            <w:right w:val="none" w:sz="0" w:space="0" w:color="auto"/>
          </w:divBdr>
        </w:div>
        <w:div w:id="727649374">
          <w:marLeft w:val="480"/>
          <w:marRight w:val="0"/>
          <w:marTop w:val="0"/>
          <w:marBottom w:val="0"/>
          <w:divBdr>
            <w:top w:val="none" w:sz="0" w:space="0" w:color="auto"/>
            <w:left w:val="none" w:sz="0" w:space="0" w:color="auto"/>
            <w:bottom w:val="none" w:sz="0" w:space="0" w:color="auto"/>
            <w:right w:val="none" w:sz="0" w:space="0" w:color="auto"/>
          </w:divBdr>
        </w:div>
        <w:div w:id="324283748">
          <w:marLeft w:val="480"/>
          <w:marRight w:val="0"/>
          <w:marTop w:val="0"/>
          <w:marBottom w:val="0"/>
          <w:divBdr>
            <w:top w:val="none" w:sz="0" w:space="0" w:color="auto"/>
            <w:left w:val="none" w:sz="0" w:space="0" w:color="auto"/>
            <w:bottom w:val="none" w:sz="0" w:space="0" w:color="auto"/>
            <w:right w:val="none" w:sz="0" w:space="0" w:color="auto"/>
          </w:divBdr>
        </w:div>
        <w:div w:id="1889880265">
          <w:marLeft w:val="480"/>
          <w:marRight w:val="0"/>
          <w:marTop w:val="0"/>
          <w:marBottom w:val="0"/>
          <w:divBdr>
            <w:top w:val="none" w:sz="0" w:space="0" w:color="auto"/>
            <w:left w:val="none" w:sz="0" w:space="0" w:color="auto"/>
            <w:bottom w:val="none" w:sz="0" w:space="0" w:color="auto"/>
            <w:right w:val="none" w:sz="0" w:space="0" w:color="auto"/>
          </w:divBdr>
        </w:div>
        <w:div w:id="1837648988">
          <w:marLeft w:val="480"/>
          <w:marRight w:val="0"/>
          <w:marTop w:val="0"/>
          <w:marBottom w:val="0"/>
          <w:divBdr>
            <w:top w:val="none" w:sz="0" w:space="0" w:color="auto"/>
            <w:left w:val="none" w:sz="0" w:space="0" w:color="auto"/>
            <w:bottom w:val="none" w:sz="0" w:space="0" w:color="auto"/>
            <w:right w:val="none" w:sz="0" w:space="0" w:color="auto"/>
          </w:divBdr>
        </w:div>
        <w:div w:id="438261601">
          <w:marLeft w:val="480"/>
          <w:marRight w:val="0"/>
          <w:marTop w:val="0"/>
          <w:marBottom w:val="0"/>
          <w:divBdr>
            <w:top w:val="none" w:sz="0" w:space="0" w:color="auto"/>
            <w:left w:val="none" w:sz="0" w:space="0" w:color="auto"/>
            <w:bottom w:val="none" w:sz="0" w:space="0" w:color="auto"/>
            <w:right w:val="none" w:sz="0" w:space="0" w:color="auto"/>
          </w:divBdr>
        </w:div>
        <w:div w:id="30150558">
          <w:marLeft w:val="480"/>
          <w:marRight w:val="0"/>
          <w:marTop w:val="0"/>
          <w:marBottom w:val="0"/>
          <w:divBdr>
            <w:top w:val="none" w:sz="0" w:space="0" w:color="auto"/>
            <w:left w:val="none" w:sz="0" w:space="0" w:color="auto"/>
            <w:bottom w:val="none" w:sz="0" w:space="0" w:color="auto"/>
            <w:right w:val="none" w:sz="0" w:space="0" w:color="auto"/>
          </w:divBdr>
        </w:div>
      </w:divsChild>
    </w:div>
    <w:div w:id="1258296411">
      <w:bodyDiv w:val="1"/>
      <w:marLeft w:val="0"/>
      <w:marRight w:val="0"/>
      <w:marTop w:val="0"/>
      <w:marBottom w:val="0"/>
      <w:divBdr>
        <w:top w:val="none" w:sz="0" w:space="0" w:color="auto"/>
        <w:left w:val="none" w:sz="0" w:space="0" w:color="auto"/>
        <w:bottom w:val="none" w:sz="0" w:space="0" w:color="auto"/>
        <w:right w:val="none" w:sz="0" w:space="0" w:color="auto"/>
      </w:divBdr>
    </w:div>
    <w:div w:id="1270040511">
      <w:bodyDiv w:val="1"/>
      <w:marLeft w:val="0"/>
      <w:marRight w:val="0"/>
      <w:marTop w:val="0"/>
      <w:marBottom w:val="0"/>
      <w:divBdr>
        <w:top w:val="none" w:sz="0" w:space="0" w:color="auto"/>
        <w:left w:val="none" w:sz="0" w:space="0" w:color="auto"/>
        <w:bottom w:val="none" w:sz="0" w:space="0" w:color="auto"/>
        <w:right w:val="none" w:sz="0" w:space="0" w:color="auto"/>
      </w:divBdr>
      <w:divsChild>
        <w:div w:id="359939148">
          <w:marLeft w:val="0"/>
          <w:marRight w:val="0"/>
          <w:marTop w:val="0"/>
          <w:marBottom w:val="0"/>
          <w:divBdr>
            <w:top w:val="none" w:sz="0" w:space="0" w:color="auto"/>
            <w:left w:val="none" w:sz="0" w:space="0" w:color="auto"/>
            <w:bottom w:val="none" w:sz="0" w:space="0" w:color="auto"/>
            <w:right w:val="none" w:sz="0" w:space="0" w:color="auto"/>
          </w:divBdr>
          <w:divsChild>
            <w:div w:id="257371530">
              <w:marLeft w:val="0"/>
              <w:marRight w:val="0"/>
              <w:marTop w:val="0"/>
              <w:marBottom w:val="0"/>
              <w:divBdr>
                <w:top w:val="none" w:sz="0" w:space="0" w:color="auto"/>
                <w:left w:val="none" w:sz="0" w:space="0" w:color="auto"/>
                <w:bottom w:val="none" w:sz="0" w:space="0" w:color="auto"/>
                <w:right w:val="none" w:sz="0" w:space="0" w:color="auto"/>
              </w:divBdr>
              <w:divsChild>
                <w:div w:id="19326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21123">
      <w:bodyDiv w:val="1"/>
      <w:marLeft w:val="0"/>
      <w:marRight w:val="0"/>
      <w:marTop w:val="0"/>
      <w:marBottom w:val="0"/>
      <w:divBdr>
        <w:top w:val="none" w:sz="0" w:space="0" w:color="auto"/>
        <w:left w:val="none" w:sz="0" w:space="0" w:color="auto"/>
        <w:bottom w:val="none" w:sz="0" w:space="0" w:color="auto"/>
        <w:right w:val="none" w:sz="0" w:space="0" w:color="auto"/>
      </w:divBdr>
      <w:divsChild>
        <w:div w:id="585767921">
          <w:marLeft w:val="480"/>
          <w:marRight w:val="0"/>
          <w:marTop w:val="0"/>
          <w:marBottom w:val="0"/>
          <w:divBdr>
            <w:top w:val="none" w:sz="0" w:space="0" w:color="auto"/>
            <w:left w:val="none" w:sz="0" w:space="0" w:color="auto"/>
            <w:bottom w:val="none" w:sz="0" w:space="0" w:color="auto"/>
            <w:right w:val="none" w:sz="0" w:space="0" w:color="auto"/>
          </w:divBdr>
        </w:div>
        <w:div w:id="1205942000">
          <w:marLeft w:val="480"/>
          <w:marRight w:val="0"/>
          <w:marTop w:val="0"/>
          <w:marBottom w:val="0"/>
          <w:divBdr>
            <w:top w:val="none" w:sz="0" w:space="0" w:color="auto"/>
            <w:left w:val="none" w:sz="0" w:space="0" w:color="auto"/>
            <w:bottom w:val="none" w:sz="0" w:space="0" w:color="auto"/>
            <w:right w:val="none" w:sz="0" w:space="0" w:color="auto"/>
          </w:divBdr>
        </w:div>
        <w:div w:id="517278674">
          <w:marLeft w:val="480"/>
          <w:marRight w:val="0"/>
          <w:marTop w:val="0"/>
          <w:marBottom w:val="0"/>
          <w:divBdr>
            <w:top w:val="none" w:sz="0" w:space="0" w:color="auto"/>
            <w:left w:val="none" w:sz="0" w:space="0" w:color="auto"/>
            <w:bottom w:val="none" w:sz="0" w:space="0" w:color="auto"/>
            <w:right w:val="none" w:sz="0" w:space="0" w:color="auto"/>
          </w:divBdr>
        </w:div>
        <w:div w:id="1329138566">
          <w:marLeft w:val="480"/>
          <w:marRight w:val="0"/>
          <w:marTop w:val="0"/>
          <w:marBottom w:val="0"/>
          <w:divBdr>
            <w:top w:val="none" w:sz="0" w:space="0" w:color="auto"/>
            <w:left w:val="none" w:sz="0" w:space="0" w:color="auto"/>
            <w:bottom w:val="none" w:sz="0" w:space="0" w:color="auto"/>
            <w:right w:val="none" w:sz="0" w:space="0" w:color="auto"/>
          </w:divBdr>
        </w:div>
        <w:div w:id="465315071">
          <w:marLeft w:val="480"/>
          <w:marRight w:val="0"/>
          <w:marTop w:val="0"/>
          <w:marBottom w:val="0"/>
          <w:divBdr>
            <w:top w:val="none" w:sz="0" w:space="0" w:color="auto"/>
            <w:left w:val="none" w:sz="0" w:space="0" w:color="auto"/>
            <w:bottom w:val="none" w:sz="0" w:space="0" w:color="auto"/>
            <w:right w:val="none" w:sz="0" w:space="0" w:color="auto"/>
          </w:divBdr>
        </w:div>
        <w:div w:id="876043047">
          <w:marLeft w:val="480"/>
          <w:marRight w:val="0"/>
          <w:marTop w:val="0"/>
          <w:marBottom w:val="0"/>
          <w:divBdr>
            <w:top w:val="none" w:sz="0" w:space="0" w:color="auto"/>
            <w:left w:val="none" w:sz="0" w:space="0" w:color="auto"/>
            <w:bottom w:val="none" w:sz="0" w:space="0" w:color="auto"/>
            <w:right w:val="none" w:sz="0" w:space="0" w:color="auto"/>
          </w:divBdr>
        </w:div>
        <w:div w:id="1908834268">
          <w:marLeft w:val="480"/>
          <w:marRight w:val="0"/>
          <w:marTop w:val="0"/>
          <w:marBottom w:val="0"/>
          <w:divBdr>
            <w:top w:val="none" w:sz="0" w:space="0" w:color="auto"/>
            <w:left w:val="none" w:sz="0" w:space="0" w:color="auto"/>
            <w:bottom w:val="none" w:sz="0" w:space="0" w:color="auto"/>
            <w:right w:val="none" w:sz="0" w:space="0" w:color="auto"/>
          </w:divBdr>
        </w:div>
        <w:div w:id="675113891">
          <w:marLeft w:val="480"/>
          <w:marRight w:val="0"/>
          <w:marTop w:val="0"/>
          <w:marBottom w:val="0"/>
          <w:divBdr>
            <w:top w:val="none" w:sz="0" w:space="0" w:color="auto"/>
            <w:left w:val="none" w:sz="0" w:space="0" w:color="auto"/>
            <w:bottom w:val="none" w:sz="0" w:space="0" w:color="auto"/>
            <w:right w:val="none" w:sz="0" w:space="0" w:color="auto"/>
          </w:divBdr>
        </w:div>
        <w:div w:id="1296135504">
          <w:marLeft w:val="480"/>
          <w:marRight w:val="0"/>
          <w:marTop w:val="0"/>
          <w:marBottom w:val="0"/>
          <w:divBdr>
            <w:top w:val="none" w:sz="0" w:space="0" w:color="auto"/>
            <w:left w:val="none" w:sz="0" w:space="0" w:color="auto"/>
            <w:bottom w:val="none" w:sz="0" w:space="0" w:color="auto"/>
            <w:right w:val="none" w:sz="0" w:space="0" w:color="auto"/>
          </w:divBdr>
        </w:div>
      </w:divsChild>
    </w:div>
    <w:div w:id="1414620792">
      <w:bodyDiv w:val="1"/>
      <w:marLeft w:val="0"/>
      <w:marRight w:val="0"/>
      <w:marTop w:val="0"/>
      <w:marBottom w:val="0"/>
      <w:divBdr>
        <w:top w:val="none" w:sz="0" w:space="0" w:color="auto"/>
        <w:left w:val="none" w:sz="0" w:space="0" w:color="auto"/>
        <w:bottom w:val="none" w:sz="0" w:space="0" w:color="auto"/>
        <w:right w:val="none" w:sz="0" w:space="0" w:color="auto"/>
      </w:divBdr>
    </w:div>
    <w:div w:id="1434784981">
      <w:bodyDiv w:val="1"/>
      <w:marLeft w:val="0"/>
      <w:marRight w:val="0"/>
      <w:marTop w:val="0"/>
      <w:marBottom w:val="0"/>
      <w:divBdr>
        <w:top w:val="none" w:sz="0" w:space="0" w:color="auto"/>
        <w:left w:val="none" w:sz="0" w:space="0" w:color="auto"/>
        <w:bottom w:val="none" w:sz="0" w:space="0" w:color="auto"/>
        <w:right w:val="none" w:sz="0" w:space="0" w:color="auto"/>
      </w:divBdr>
    </w:div>
    <w:div w:id="1469125952">
      <w:bodyDiv w:val="1"/>
      <w:marLeft w:val="0"/>
      <w:marRight w:val="0"/>
      <w:marTop w:val="0"/>
      <w:marBottom w:val="0"/>
      <w:divBdr>
        <w:top w:val="none" w:sz="0" w:space="0" w:color="auto"/>
        <w:left w:val="none" w:sz="0" w:space="0" w:color="auto"/>
        <w:bottom w:val="none" w:sz="0" w:space="0" w:color="auto"/>
        <w:right w:val="none" w:sz="0" w:space="0" w:color="auto"/>
      </w:divBdr>
    </w:div>
    <w:div w:id="1473478256">
      <w:bodyDiv w:val="1"/>
      <w:marLeft w:val="0"/>
      <w:marRight w:val="0"/>
      <w:marTop w:val="0"/>
      <w:marBottom w:val="0"/>
      <w:divBdr>
        <w:top w:val="none" w:sz="0" w:space="0" w:color="auto"/>
        <w:left w:val="none" w:sz="0" w:space="0" w:color="auto"/>
        <w:bottom w:val="none" w:sz="0" w:space="0" w:color="auto"/>
        <w:right w:val="none" w:sz="0" w:space="0" w:color="auto"/>
      </w:divBdr>
      <w:divsChild>
        <w:div w:id="308217560">
          <w:marLeft w:val="480"/>
          <w:marRight w:val="0"/>
          <w:marTop w:val="0"/>
          <w:marBottom w:val="0"/>
          <w:divBdr>
            <w:top w:val="none" w:sz="0" w:space="0" w:color="auto"/>
            <w:left w:val="none" w:sz="0" w:space="0" w:color="auto"/>
            <w:bottom w:val="none" w:sz="0" w:space="0" w:color="auto"/>
            <w:right w:val="none" w:sz="0" w:space="0" w:color="auto"/>
          </w:divBdr>
        </w:div>
        <w:div w:id="1549875251">
          <w:marLeft w:val="480"/>
          <w:marRight w:val="0"/>
          <w:marTop w:val="0"/>
          <w:marBottom w:val="0"/>
          <w:divBdr>
            <w:top w:val="none" w:sz="0" w:space="0" w:color="auto"/>
            <w:left w:val="none" w:sz="0" w:space="0" w:color="auto"/>
            <w:bottom w:val="none" w:sz="0" w:space="0" w:color="auto"/>
            <w:right w:val="none" w:sz="0" w:space="0" w:color="auto"/>
          </w:divBdr>
        </w:div>
        <w:div w:id="1282614212">
          <w:marLeft w:val="480"/>
          <w:marRight w:val="0"/>
          <w:marTop w:val="0"/>
          <w:marBottom w:val="0"/>
          <w:divBdr>
            <w:top w:val="none" w:sz="0" w:space="0" w:color="auto"/>
            <w:left w:val="none" w:sz="0" w:space="0" w:color="auto"/>
            <w:bottom w:val="none" w:sz="0" w:space="0" w:color="auto"/>
            <w:right w:val="none" w:sz="0" w:space="0" w:color="auto"/>
          </w:divBdr>
        </w:div>
        <w:div w:id="770472895">
          <w:marLeft w:val="480"/>
          <w:marRight w:val="0"/>
          <w:marTop w:val="0"/>
          <w:marBottom w:val="0"/>
          <w:divBdr>
            <w:top w:val="none" w:sz="0" w:space="0" w:color="auto"/>
            <w:left w:val="none" w:sz="0" w:space="0" w:color="auto"/>
            <w:bottom w:val="none" w:sz="0" w:space="0" w:color="auto"/>
            <w:right w:val="none" w:sz="0" w:space="0" w:color="auto"/>
          </w:divBdr>
        </w:div>
        <w:div w:id="278415426">
          <w:marLeft w:val="480"/>
          <w:marRight w:val="0"/>
          <w:marTop w:val="0"/>
          <w:marBottom w:val="0"/>
          <w:divBdr>
            <w:top w:val="none" w:sz="0" w:space="0" w:color="auto"/>
            <w:left w:val="none" w:sz="0" w:space="0" w:color="auto"/>
            <w:bottom w:val="none" w:sz="0" w:space="0" w:color="auto"/>
            <w:right w:val="none" w:sz="0" w:space="0" w:color="auto"/>
          </w:divBdr>
        </w:div>
        <w:div w:id="1030186902">
          <w:marLeft w:val="480"/>
          <w:marRight w:val="0"/>
          <w:marTop w:val="0"/>
          <w:marBottom w:val="0"/>
          <w:divBdr>
            <w:top w:val="none" w:sz="0" w:space="0" w:color="auto"/>
            <w:left w:val="none" w:sz="0" w:space="0" w:color="auto"/>
            <w:bottom w:val="none" w:sz="0" w:space="0" w:color="auto"/>
            <w:right w:val="none" w:sz="0" w:space="0" w:color="auto"/>
          </w:divBdr>
        </w:div>
        <w:div w:id="16472238">
          <w:marLeft w:val="480"/>
          <w:marRight w:val="0"/>
          <w:marTop w:val="0"/>
          <w:marBottom w:val="0"/>
          <w:divBdr>
            <w:top w:val="none" w:sz="0" w:space="0" w:color="auto"/>
            <w:left w:val="none" w:sz="0" w:space="0" w:color="auto"/>
            <w:bottom w:val="none" w:sz="0" w:space="0" w:color="auto"/>
            <w:right w:val="none" w:sz="0" w:space="0" w:color="auto"/>
          </w:divBdr>
        </w:div>
        <w:div w:id="1418482910">
          <w:marLeft w:val="480"/>
          <w:marRight w:val="0"/>
          <w:marTop w:val="0"/>
          <w:marBottom w:val="0"/>
          <w:divBdr>
            <w:top w:val="none" w:sz="0" w:space="0" w:color="auto"/>
            <w:left w:val="none" w:sz="0" w:space="0" w:color="auto"/>
            <w:bottom w:val="none" w:sz="0" w:space="0" w:color="auto"/>
            <w:right w:val="none" w:sz="0" w:space="0" w:color="auto"/>
          </w:divBdr>
        </w:div>
        <w:div w:id="429935693">
          <w:marLeft w:val="480"/>
          <w:marRight w:val="0"/>
          <w:marTop w:val="0"/>
          <w:marBottom w:val="0"/>
          <w:divBdr>
            <w:top w:val="none" w:sz="0" w:space="0" w:color="auto"/>
            <w:left w:val="none" w:sz="0" w:space="0" w:color="auto"/>
            <w:bottom w:val="none" w:sz="0" w:space="0" w:color="auto"/>
            <w:right w:val="none" w:sz="0" w:space="0" w:color="auto"/>
          </w:divBdr>
        </w:div>
        <w:div w:id="1819110806">
          <w:marLeft w:val="480"/>
          <w:marRight w:val="0"/>
          <w:marTop w:val="0"/>
          <w:marBottom w:val="0"/>
          <w:divBdr>
            <w:top w:val="none" w:sz="0" w:space="0" w:color="auto"/>
            <w:left w:val="none" w:sz="0" w:space="0" w:color="auto"/>
            <w:bottom w:val="none" w:sz="0" w:space="0" w:color="auto"/>
            <w:right w:val="none" w:sz="0" w:space="0" w:color="auto"/>
          </w:divBdr>
        </w:div>
        <w:div w:id="294914989">
          <w:marLeft w:val="480"/>
          <w:marRight w:val="0"/>
          <w:marTop w:val="0"/>
          <w:marBottom w:val="0"/>
          <w:divBdr>
            <w:top w:val="none" w:sz="0" w:space="0" w:color="auto"/>
            <w:left w:val="none" w:sz="0" w:space="0" w:color="auto"/>
            <w:bottom w:val="none" w:sz="0" w:space="0" w:color="auto"/>
            <w:right w:val="none" w:sz="0" w:space="0" w:color="auto"/>
          </w:divBdr>
        </w:div>
        <w:div w:id="1677657229">
          <w:marLeft w:val="480"/>
          <w:marRight w:val="0"/>
          <w:marTop w:val="0"/>
          <w:marBottom w:val="0"/>
          <w:divBdr>
            <w:top w:val="none" w:sz="0" w:space="0" w:color="auto"/>
            <w:left w:val="none" w:sz="0" w:space="0" w:color="auto"/>
            <w:bottom w:val="none" w:sz="0" w:space="0" w:color="auto"/>
            <w:right w:val="none" w:sz="0" w:space="0" w:color="auto"/>
          </w:divBdr>
        </w:div>
        <w:div w:id="730469971">
          <w:marLeft w:val="480"/>
          <w:marRight w:val="0"/>
          <w:marTop w:val="0"/>
          <w:marBottom w:val="0"/>
          <w:divBdr>
            <w:top w:val="none" w:sz="0" w:space="0" w:color="auto"/>
            <w:left w:val="none" w:sz="0" w:space="0" w:color="auto"/>
            <w:bottom w:val="none" w:sz="0" w:space="0" w:color="auto"/>
            <w:right w:val="none" w:sz="0" w:space="0" w:color="auto"/>
          </w:divBdr>
        </w:div>
        <w:div w:id="1374421896">
          <w:marLeft w:val="480"/>
          <w:marRight w:val="0"/>
          <w:marTop w:val="0"/>
          <w:marBottom w:val="0"/>
          <w:divBdr>
            <w:top w:val="none" w:sz="0" w:space="0" w:color="auto"/>
            <w:left w:val="none" w:sz="0" w:space="0" w:color="auto"/>
            <w:bottom w:val="none" w:sz="0" w:space="0" w:color="auto"/>
            <w:right w:val="none" w:sz="0" w:space="0" w:color="auto"/>
          </w:divBdr>
        </w:div>
        <w:div w:id="1188063277">
          <w:marLeft w:val="480"/>
          <w:marRight w:val="0"/>
          <w:marTop w:val="0"/>
          <w:marBottom w:val="0"/>
          <w:divBdr>
            <w:top w:val="none" w:sz="0" w:space="0" w:color="auto"/>
            <w:left w:val="none" w:sz="0" w:space="0" w:color="auto"/>
            <w:bottom w:val="none" w:sz="0" w:space="0" w:color="auto"/>
            <w:right w:val="none" w:sz="0" w:space="0" w:color="auto"/>
          </w:divBdr>
        </w:div>
        <w:div w:id="1355495460">
          <w:marLeft w:val="480"/>
          <w:marRight w:val="0"/>
          <w:marTop w:val="0"/>
          <w:marBottom w:val="0"/>
          <w:divBdr>
            <w:top w:val="none" w:sz="0" w:space="0" w:color="auto"/>
            <w:left w:val="none" w:sz="0" w:space="0" w:color="auto"/>
            <w:bottom w:val="none" w:sz="0" w:space="0" w:color="auto"/>
            <w:right w:val="none" w:sz="0" w:space="0" w:color="auto"/>
          </w:divBdr>
        </w:div>
      </w:divsChild>
    </w:div>
    <w:div w:id="1529639607">
      <w:bodyDiv w:val="1"/>
      <w:marLeft w:val="0"/>
      <w:marRight w:val="0"/>
      <w:marTop w:val="0"/>
      <w:marBottom w:val="0"/>
      <w:divBdr>
        <w:top w:val="none" w:sz="0" w:space="0" w:color="auto"/>
        <w:left w:val="none" w:sz="0" w:space="0" w:color="auto"/>
        <w:bottom w:val="none" w:sz="0" w:space="0" w:color="auto"/>
        <w:right w:val="none" w:sz="0" w:space="0" w:color="auto"/>
      </w:divBdr>
    </w:div>
    <w:div w:id="1546334073">
      <w:bodyDiv w:val="1"/>
      <w:marLeft w:val="0"/>
      <w:marRight w:val="0"/>
      <w:marTop w:val="0"/>
      <w:marBottom w:val="0"/>
      <w:divBdr>
        <w:top w:val="none" w:sz="0" w:space="0" w:color="auto"/>
        <w:left w:val="none" w:sz="0" w:space="0" w:color="auto"/>
        <w:bottom w:val="none" w:sz="0" w:space="0" w:color="auto"/>
        <w:right w:val="none" w:sz="0" w:space="0" w:color="auto"/>
      </w:divBdr>
      <w:divsChild>
        <w:div w:id="1162551054">
          <w:marLeft w:val="0"/>
          <w:marRight w:val="0"/>
          <w:marTop w:val="0"/>
          <w:marBottom w:val="0"/>
          <w:divBdr>
            <w:top w:val="none" w:sz="0" w:space="0" w:color="auto"/>
            <w:left w:val="none" w:sz="0" w:space="0" w:color="auto"/>
            <w:bottom w:val="none" w:sz="0" w:space="0" w:color="auto"/>
            <w:right w:val="none" w:sz="0" w:space="0" w:color="auto"/>
          </w:divBdr>
          <w:divsChild>
            <w:div w:id="919410982">
              <w:marLeft w:val="0"/>
              <w:marRight w:val="0"/>
              <w:marTop w:val="0"/>
              <w:marBottom w:val="0"/>
              <w:divBdr>
                <w:top w:val="none" w:sz="0" w:space="0" w:color="auto"/>
                <w:left w:val="none" w:sz="0" w:space="0" w:color="auto"/>
                <w:bottom w:val="none" w:sz="0" w:space="0" w:color="auto"/>
                <w:right w:val="none" w:sz="0" w:space="0" w:color="auto"/>
              </w:divBdr>
              <w:divsChild>
                <w:div w:id="6841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35597">
      <w:bodyDiv w:val="1"/>
      <w:marLeft w:val="0"/>
      <w:marRight w:val="0"/>
      <w:marTop w:val="0"/>
      <w:marBottom w:val="0"/>
      <w:divBdr>
        <w:top w:val="none" w:sz="0" w:space="0" w:color="auto"/>
        <w:left w:val="none" w:sz="0" w:space="0" w:color="auto"/>
        <w:bottom w:val="none" w:sz="0" w:space="0" w:color="auto"/>
        <w:right w:val="none" w:sz="0" w:space="0" w:color="auto"/>
      </w:divBdr>
      <w:divsChild>
        <w:div w:id="1918199120">
          <w:marLeft w:val="480"/>
          <w:marRight w:val="0"/>
          <w:marTop w:val="0"/>
          <w:marBottom w:val="0"/>
          <w:divBdr>
            <w:top w:val="none" w:sz="0" w:space="0" w:color="auto"/>
            <w:left w:val="none" w:sz="0" w:space="0" w:color="auto"/>
            <w:bottom w:val="none" w:sz="0" w:space="0" w:color="auto"/>
            <w:right w:val="none" w:sz="0" w:space="0" w:color="auto"/>
          </w:divBdr>
        </w:div>
        <w:div w:id="1059866272">
          <w:marLeft w:val="480"/>
          <w:marRight w:val="0"/>
          <w:marTop w:val="0"/>
          <w:marBottom w:val="0"/>
          <w:divBdr>
            <w:top w:val="none" w:sz="0" w:space="0" w:color="auto"/>
            <w:left w:val="none" w:sz="0" w:space="0" w:color="auto"/>
            <w:bottom w:val="none" w:sz="0" w:space="0" w:color="auto"/>
            <w:right w:val="none" w:sz="0" w:space="0" w:color="auto"/>
          </w:divBdr>
        </w:div>
        <w:div w:id="1592161691">
          <w:marLeft w:val="480"/>
          <w:marRight w:val="0"/>
          <w:marTop w:val="0"/>
          <w:marBottom w:val="0"/>
          <w:divBdr>
            <w:top w:val="none" w:sz="0" w:space="0" w:color="auto"/>
            <w:left w:val="none" w:sz="0" w:space="0" w:color="auto"/>
            <w:bottom w:val="none" w:sz="0" w:space="0" w:color="auto"/>
            <w:right w:val="none" w:sz="0" w:space="0" w:color="auto"/>
          </w:divBdr>
        </w:div>
        <w:div w:id="880749403">
          <w:marLeft w:val="480"/>
          <w:marRight w:val="0"/>
          <w:marTop w:val="0"/>
          <w:marBottom w:val="0"/>
          <w:divBdr>
            <w:top w:val="none" w:sz="0" w:space="0" w:color="auto"/>
            <w:left w:val="none" w:sz="0" w:space="0" w:color="auto"/>
            <w:bottom w:val="none" w:sz="0" w:space="0" w:color="auto"/>
            <w:right w:val="none" w:sz="0" w:space="0" w:color="auto"/>
          </w:divBdr>
        </w:div>
        <w:div w:id="1097990603">
          <w:marLeft w:val="480"/>
          <w:marRight w:val="0"/>
          <w:marTop w:val="0"/>
          <w:marBottom w:val="0"/>
          <w:divBdr>
            <w:top w:val="none" w:sz="0" w:space="0" w:color="auto"/>
            <w:left w:val="none" w:sz="0" w:space="0" w:color="auto"/>
            <w:bottom w:val="none" w:sz="0" w:space="0" w:color="auto"/>
            <w:right w:val="none" w:sz="0" w:space="0" w:color="auto"/>
          </w:divBdr>
        </w:div>
        <w:div w:id="2056660347">
          <w:marLeft w:val="480"/>
          <w:marRight w:val="0"/>
          <w:marTop w:val="0"/>
          <w:marBottom w:val="0"/>
          <w:divBdr>
            <w:top w:val="none" w:sz="0" w:space="0" w:color="auto"/>
            <w:left w:val="none" w:sz="0" w:space="0" w:color="auto"/>
            <w:bottom w:val="none" w:sz="0" w:space="0" w:color="auto"/>
            <w:right w:val="none" w:sz="0" w:space="0" w:color="auto"/>
          </w:divBdr>
        </w:div>
        <w:div w:id="784538705">
          <w:marLeft w:val="480"/>
          <w:marRight w:val="0"/>
          <w:marTop w:val="0"/>
          <w:marBottom w:val="0"/>
          <w:divBdr>
            <w:top w:val="none" w:sz="0" w:space="0" w:color="auto"/>
            <w:left w:val="none" w:sz="0" w:space="0" w:color="auto"/>
            <w:bottom w:val="none" w:sz="0" w:space="0" w:color="auto"/>
            <w:right w:val="none" w:sz="0" w:space="0" w:color="auto"/>
          </w:divBdr>
        </w:div>
        <w:div w:id="964241766">
          <w:marLeft w:val="480"/>
          <w:marRight w:val="0"/>
          <w:marTop w:val="0"/>
          <w:marBottom w:val="0"/>
          <w:divBdr>
            <w:top w:val="none" w:sz="0" w:space="0" w:color="auto"/>
            <w:left w:val="none" w:sz="0" w:space="0" w:color="auto"/>
            <w:bottom w:val="none" w:sz="0" w:space="0" w:color="auto"/>
            <w:right w:val="none" w:sz="0" w:space="0" w:color="auto"/>
          </w:divBdr>
        </w:div>
        <w:div w:id="742797136">
          <w:marLeft w:val="480"/>
          <w:marRight w:val="0"/>
          <w:marTop w:val="0"/>
          <w:marBottom w:val="0"/>
          <w:divBdr>
            <w:top w:val="none" w:sz="0" w:space="0" w:color="auto"/>
            <w:left w:val="none" w:sz="0" w:space="0" w:color="auto"/>
            <w:bottom w:val="none" w:sz="0" w:space="0" w:color="auto"/>
            <w:right w:val="none" w:sz="0" w:space="0" w:color="auto"/>
          </w:divBdr>
        </w:div>
        <w:div w:id="196889928">
          <w:marLeft w:val="480"/>
          <w:marRight w:val="0"/>
          <w:marTop w:val="0"/>
          <w:marBottom w:val="0"/>
          <w:divBdr>
            <w:top w:val="none" w:sz="0" w:space="0" w:color="auto"/>
            <w:left w:val="none" w:sz="0" w:space="0" w:color="auto"/>
            <w:bottom w:val="none" w:sz="0" w:space="0" w:color="auto"/>
            <w:right w:val="none" w:sz="0" w:space="0" w:color="auto"/>
          </w:divBdr>
        </w:div>
        <w:div w:id="1644189950">
          <w:marLeft w:val="480"/>
          <w:marRight w:val="0"/>
          <w:marTop w:val="0"/>
          <w:marBottom w:val="0"/>
          <w:divBdr>
            <w:top w:val="none" w:sz="0" w:space="0" w:color="auto"/>
            <w:left w:val="none" w:sz="0" w:space="0" w:color="auto"/>
            <w:bottom w:val="none" w:sz="0" w:space="0" w:color="auto"/>
            <w:right w:val="none" w:sz="0" w:space="0" w:color="auto"/>
          </w:divBdr>
        </w:div>
        <w:div w:id="1488277846">
          <w:marLeft w:val="480"/>
          <w:marRight w:val="0"/>
          <w:marTop w:val="0"/>
          <w:marBottom w:val="0"/>
          <w:divBdr>
            <w:top w:val="none" w:sz="0" w:space="0" w:color="auto"/>
            <w:left w:val="none" w:sz="0" w:space="0" w:color="auto"/>
            <w:bottom w:val="none" w:sz="0" w:space="0" w:color="auto"/>
            <w:right w:val="none" w:sz="0" w:space="0" w:color="auto"/>
          </w:divBdr>
        </w:div>
      </w:divsChild>
    </w:div>
    <w:div w:id="1564828755">
      <w:bodyDiv w:val="1"/>
      <w:marLeft w:val="0"/>
      <w:marRight w:val="0"/>
      <w:marTop w:val="0"/>
      <w:marBottom w:val="0"/>
      <w:divBdr>
        <w:top w:val="none" w:sz="0" w:space="0" w:color="auto"/>
        <w:left w:val="none" w:sz="0" w:space="0" w:color="auto"/>
        <w:bottom w:val="none" w:sz="0" w:space="0" w:color="auto"/>
        <w:right w:val="none" w:sz="0" w:space="0" w:color="auto"/>
      </w:divBdr>
    </w:div>
    <w:div w:id="1624997562">
      <w:bodyDiv w:val="1"/>
      <w:marLeft w:val="0"/>
      <w:marRight w:val="0"/>
      <w:marTop w:val="0"/>
      <w:marBottom w:val="0"/>
      <w:divBdr>
        <w:top w:val="none" w:sz="0" w:space="0" w:color="auto"/>
        <w:left w:val="none" w:sz="0" w:space="0" w:color="auto"/>
        <w:bottom w:val="none" w:sz="0" w:space="0" w:color="auto"/>
        <w:right w:val="none" w:sz="0" w:space="0" w:color="auto"/>
      </w:divBdr>
      <w:divsChild>
        <w:div w:id="693502921">
          <w:marLeft w:val="480"/>
          <w:marRight w:val="0"/>
          <w:marTop w:val="0"/>
          <w:marBottom w:val="0"/>
          <w:divBdr>
            <w:top w:val="none" w:sz="0" w:space="0" w:color="auto"/>
            <w:left w:val="none" w:sz="0" w:space="0" w:color="auto"/>
            <w:bottom w:val="none" w:sz="0" w:space="0" w:color="auto"/>
            <w:right w:val="none" w:sz="0" w:space="0" w:color="auto"/>
          </w:divBdr>
        </w:div>
        <w:div w:id="1154377805">
          <w:marLeft w:val="480"/>
          <w:marRight w:val="0"/>
          <w:marTop w:val="0"/>
          <w:marBottom w:val="0"/>
          <w:divBdr>
            <w:top w:val="none" w:sz="0" w:space="0" w:color="auto"/>
            <w:left w:val="none" w:sz="0" w:space="0" w:color="auto"/>
            <w:bottom w:val="none" w:sz="0" w:space="0" w:color="auto"/>
            <w:right w:val="none" w:sz="0" w:space="0" w:color="auto"/>
          </w:divBdr>
        </w:div>
        <w:div w:id="788163799">
          <w:marLeft w:val="480"/>
          <w:marRight w:val="0"/>
          <w:marTop w:val="0"/>
          <w:marBottom w:val="0"/>
          <w:divBdr>
            <w:top w:val="none" w:sz="0" w:space="0" w:color="auto"/>
            <w:left w:val="none" w:sz="0" w:space="0" w:color="auto"/>
            <w:bottom w:val="none" w:sz="0" w:space="0" w:color="auto"/>
            <w:right w:val="none" w:sz="0" w:space="0" w:color="auto"/>
          </w:divBdr>
        </w:div>
        <w:div w:id="953561625">
          <w:marLeft w:val="480"/>
          <w:marRight w:val="0"/>
          <w:marTop w:val="0"/>
          <w:marBottom w:val="0"/>
          <w:divBdr>
            <w:top w:val="none" w:sz="0" w:space="0" w:color="auto"/>
            <w:left w:val="none" w:sz="0" w:space="0" w:color="auto"/>
            <w:bottom w:val="none" w:sz="0" w:space="0" w:color="auto"/>
            <w:right w:val="none" w:sz="0" w:space="0" w:color="auto"/>
          </w:divBdr>
        </w:div>
        <w:div w:id="1140807508">
          <w:marLeft w:val="480"/>
          <w:marRight w:val="0"/>
          <w:marTop w:val="0"/>
          <w:marBottom w:val="0"/>
          <w:divBdr>
            <w:top w:val="none" w:sz="0" w:space="0" w:color="auto"/>
            <w:left w:val="none" w:sz="0" w:space="0" w:color="auto"/>
            <w:bottom w:val="none" w:sz="0" w:space="0" w:color="auto"/>
            <w:right w:val="none" w:sz="0" w:space="0" w:color="auto"/>
          </w:divBdr>
        </w:div>
        <w:div w:id="1401251350">
          <w:marLeft w:val="480"/>
          <w:marRight w:val="0"/>
          <w:marTop w:val="0"/>
          <w:marBottom w:val="0"/>
          <w:divBdr>
            <w:top w:val="none" w:sz="0" w:space="0" w:color="auto"/>
            <w:left w:val="none" w:sz="0" w:space="0" w:color="auto"/>
            <w:bottom w:val="none" w:sz="0" w:space="0" w:color="auto"/>
            <w:right w:val="none" w:sz="0" w:space="0" w:color="auto"/>
          </w:divBdr>
        </w:div>
        <w:div w:id="782112671">
          <w:marLeft w:val="480"/>
          <w:marRight w:val="0"/>
          <w:marTop w:val="0"/>
          <w:marBottom w:val="0"/>
          <w:divBdr>
            <w:top w:val="none" w:sz="0" w:space="0" w:color="auto"/>
            <w:left w:val="none" w:sz="0" w:space="0" w:color="auto"/>
            <w:bottom w:val="none" w:sz="0" w:space="0" w:color="auto"/>
            <w:right w:val="none" w:sz="0" w:space="0" w:color="auto"/>
          </w:divBdr>
        </w:div>
        <w:div w:id="1807383215">
          <w:marLeft w:val="480"/>
          <w:marRight w:val="0"/>
          <w:marTop w:val="0"/>
          <w:marBottom w:val="0"/>
          <w:divBdr>
            <w:top w:val="none" w:sz="0" w:space="0" w:color="auto"/>
            <w:left w:val="none" w:sz="0" w:space="0" w:color="auto"/>
            <w:bottom w:val="none" w:sz="0" w:space="0" w:color="auto"/>
            <w:right w:val="none" w:sz="0" w:space="0" w:color="auto"/>
          </w:divBdr>
        </w:div>
        <w:div w:id="502627496">
          <w:marLeft w:val="480"/>
          <w:marRight w:val="0"/>
          <w:marTop w:val="0"/>
          <w:marBottom w:val="0"/>
          <w:divBdr>
            <w:top w:val="none" w:sz="0" w:space="0" w:color="auto"/>
            <w:left w:val="none" w:sz="0" w:space="0" w:color="auto"/>
            <w:bottom w:val="none" w:sz="0" w:space="0" w:color="auto"/>
            <w:right w:val="none" w:sz="0" w:space="0" w:color="auto"/>
          </w:divBdr>
        </w:div>
        <w:div w:id="688605313">
          <w:marLeft w:val="480"/>
          <w:marRight w:val="0"/>
          <w:marTop w:val="0"/>
          <w:marBottom w:val="0"/>
          <w:divBdr>
            <w:top w:val="none" w:sz="0" w:space="0" w:color="auto"/>
            <w:left w:val="none" w:sz="0" w:space="0" w:color="auto"/>
            <w:bottom w:val="none" w:sz="0" w:space="0" w:color="auto"/>
            <w:right w:val="none" w:sz="0" w:space="0" w:color="auto"/>
          </w:divBdr>
        </w:div>
        <w:div w:id="1626736026">
          <w:marLeft w:val="480"/>
          <w:marRight w:val="0"/>
          <w:marTop w:val="0"/>
          <w:marBottom w:val="0"/>
          <w:divBdr>
            <w:top w:val="none" w:sz="0" w:space="0" w:color="auto"/>
            <w:left w:val="none" w:sz="0" w:space="0" w:color="auto"/>
            <w:bottom w:val="none" w:sz="0" w:space="0" w:color="auto"/>
            <w:right w:val="none" w:sz="0" w:space="0" w:color="auto"/>
          </w:divBdr>
        </w:div>
        <w:div w:id="116682752">
          <w:marLeft w:val="480"/>
          <w:marRight w:val="0"/>
          <w:marTop w:val="0"/>
          <w:marBottom w:val="0"/>
          <w:divBdr>
            <w:top w:val="none" w:sz="0" w:space="0" w:color="auto"/>
            <w:left w:val="none" w:sz="0" w:space="0" w:color="auto"/>
            <w:bottom w:val="none" w:sz="0" w:space="0" w:color="auto"/>
            <w:right w:val="none" w:sz="0" w:space="0" w:color="auto"/>
          </w:divBdr>
        </w:div>
        <w:div w:id="2006201254">
          <w:marLeft w:val="480"/>
          <w:marRight w:val="0"/>
          <w:marTop w:val="0"/>
          <w:marBottom w:val="0"/>
          <w:divBdr>
            <w:top w:val="none" w:sz="0" w:space="0" w:color="auto"/>
            <w:left w:val="none" w:sz="0" w:space="0" w:color="auto"/>
            <w:bottom w:val="none" w:sz="0" w:space="0" w:color="auto"/>
            <w:right w:val="none" w:sz="0" w:space="0" w:color="auto"/>
          </w:divBdr>
        </w:div>
        <w:div w:id="561259848">
          <w:marLeft w:val="480"/>
          <w:marRight w:val="0"/>
          <w:marTop w:val="0"/>
          <w:marBottom w:val="0"/>
          <w:divBdr>
            <w:top w:val="none" w:sz="0" w:space="0" w:color="auto"/>
            <w:left w:val="none" w:sz="0" w:space="0" w:color="auto"/>
            <w:bottom w:val="none" w:sz="0" w:space="0" w:color="auto"/>
            <w:right w:val="none" w:sz="0" w:space="0" w:color="auto"/>
          </w:divBdr>
        </w:div>
        <w:div w:id="1441803883">
          <w:marLeft w:val="480"/>
          <w:marRight w:val="0"/>
          <w:marTop w:val="0"/>
          <w:marBottom w:val="0"/>
          <w:divBdr>
            <w:top w:val="none" w:sz="0" w:space="0" w:color="auto"/>
            <w:left w:val="none" w:sz="0" w:space="0" w:color="auto"/>
            <w:bottom w:val="none" w:sz="0" w:space="0" w:color="auto"/>
            <w:right w:val="none" w:sz="0" w:space="0" w:color="auto"/>
          </w:divBdr>
        </w:div>
      </w:divsChild>
    </w:div>
    <w:div w:id="1634752931">
      <w:bodyDiv w:val="1"/>
      <w:marLeft w:val="0"/>
      <w:marRight w:val="0"/>
      <w:marTop w:val="0"/>
      <w:marBottom w:val="0"/>
      <w:divBdr>
        <w:top w:val="none" w:sz="0" w:space="0" w:color="auto"/>
        <w:left w:val="none" w:sz="0" w:space="0" w:color="auto"/>
        <w:bottom w:val="none" w:sz="0" w:space="0" w:color="auto"/>
        <w:right w:val="none" w:sz="0" w:space="0" w:color="auto"/>
      </w:divBdr>
      <w:divsChild>
        <w:div w:id="1493714545">
          <w:marLeft w:val="480"/>
          <w:marRight w:val="0"/>
          <w:marTop w:val="0"/>
          <w:marBottom w:val="0"/>
          <w:divBdr>
            <w:top w:val="none" w:sz="0" w:space="0" w:color="auto"/>
            <w:left w:val="none" w:sz="0" w:space="0" w:color="auto"/>
            <w:bottom w:val="none" w:sz="0" w:space="0" w:color="auto"/>
            <w:right w:val="none" w:sz="0" w:space="0" w:color="auto"/>
          </w:divBdr>
        </w:div>
        <w:div w:id="2050834495">
          <w:marLeft w:val="480"/>
          <w:marRight w:val="0"/>
          <w:marTop w:val="0"/>
          <w:marBottom w:val="0"/>
          <w:divBdr>
            <w:top w:val="none" w:sz="0" w:space="0" w:color="auto"/>
            <w:left w:val="none" w:sz="0" w:space="0" w:color="auto"/>
            <w:bottom w:val="none" w:sz="0" w:space="0" w:color="auto"/>
            <w:right w:val="none" w:sz="0" w:space="0" w:color="auto"/>
          </w:divBdr>
        </w:div>
        <w:div w:id="1442607366">
          <w:marLeft w:val="480"/>
          <w:marRight w:val="0"/>
          <w:marTop w:val="0"/>
          <w:marBottom w:val="0"/>
          <w:divBdr>
            <w:top w:val="none" w:sz="0" w:space="0" w:color="auto"/>
            <w:left w:val="none" w:sz="0" w:space="0" w:color="auto"/>
            <w:bottom w:val="none" w:sz="0" w:space="0" w:color="auto"/>
            <w:right w:val="none" w:sz="0" w:space="0" w:color="auto"/>
          </w:divBdr>
        </w:div>
        <w:div w:id="2117285359">
          <w:marLeft w:val="480"/>
          <w:marRight w:val="0"/>
          <w:marTop w:val="0"/>
          <w:marBottom w:val="0"/>
          <w:divBdr>
            <w:top w:val="none" w:sz="0" w:space="0" w:color="auto"/>
            <w:left w:val="none" w:sz="0" w:space="0" w:color="auto"/>
            <w:bottom w:val="none" w:sz="0" w:space="0" w:color="auto"/>
            <w:right w:val="none" w:sz="0" w:space="0" w:color="auto"/>
          </w:divBdr>
        </w:div>
        <w:div w:id="39549615">
          <w:marLeft w:val="480"/>
          <w:marRight w:val="0"/>
          <w:marTop w:val="0"/>
          <w:marBottom w:val="0"/>
          <w:divBdr>
            <w:top w:val="none" w:sz="0" w:space="0" w:color="auto"/>
            <w:left w:val="none" w:sz="0" w:space="0" w:color="auto"/>
            <w:bottom w:val="none" w:sz="0" w:space="0" w:color="auto"/>
            <w:right w:val="none" w:sz="0" w:space="0" w:color="auto"/>
          </w:divBdr>
        </w:div>
        <w:div w:id="232274748">
          <w:marLeft w:val="480"/>
          <w:marRight w:val="0"/>
          <w:marTop w:val="0"/>
          <w:marBottom w:val="0"/>
          <w:divBdr>
            <w:top w:val="none" w:sz="0" w:space="0" w:color="auto"/>
            <w:left w:val="none" w:sz="0" w:space="0" w:color="auto"/>
            <w:bottom w:val="none" w:sz="0" w:space="0" w:color="auto"/>
            <w:right w:val="none" w:sz="0" w:space="0" w:color="auto"/>
          </w:divBdr>
        </w:div>
        <w:div w:id="1765224195">
          <w:marLeft w:val="480"/>
          <w:marRight w:val="0"/>
          <w:marTop w:val="0"/>
          <w:marBottom w:val="0"/>
          <w:divBdr>
            <w:top w:val="none" w:sz="0" w:space="0" w:color="auto"/>
            <w:left w:val="none" w:sz="0" w:space="0" w:color="auto"/>
            <w:bottom w:val="none" w:sz="0" w:space="0" w:color="auto"/>
            <w:right w:val="none" w:sz="0" w:space="0" w:color="auto"/>
          </w:divBdr>
        </w:div>
        <w:div w:id="1982420466">
          <w:marLeft w:val="480"/>
          <w:marRight w:val="0"/>
          <w:marTop w:val="0"/>
          <w:marBottom w:val="0"/>
          <w:divBdr>
            <w:top w:val="none" w:sz="0" w:space="0" w:color="auto"/>
            <w:left w:val="none" w:sz="0" w:space="0" w:color="auto"/>
            <w:bottom w:val="none" w:sz="0" w:space="0" w:color="auto"/>
            <w:right w:val="none" w:sz="0" w:space="0" w:color="auto"/>
          </w:divBdr>
        </w:div>
        <w:div w:id="1836385014">
          <w:marLeft w:val="480"/>
          <w:marRight w:val="0"/>
          <w:marTop w:val="0"/>
          <w:marBottom w:val="0"/>
          <w:divBdr>
            <w:top w:val="none" w:sz="0" w:space="0" w:color="auto"/>
            <w:left w:val="none" w:sz="0" w:space="0" w:color="auto"/>
            <w:bottom w:val="none" w:sz="0" w:space="0" w:color="auto"/>
            <w:right w:val="none" w:sz="0" w:space="0" w:color="auto"/>
          </w:divBdr>
        </w:div>
        <w:div w:id="277178148">
          <w:marLeft w:val="480"/>
          <w:marRight w:val="0"/>
          <w:marTop w:val="0"/>
          <w:marBottom w:val="0"/>
          <w:divBdr>
            <w:top w:val="none" w:sz="0" w:space="0" w:color="auto"/>
            <w:left w:val="none" w:sz="0" w:space="0" w:color="auto"/>
            <w:bottom w:val="none" w:sz="0" w:space="0" w:color="auto"/>
            <w:right w:val="none" w:sz="0" w:space="0" w:color="auto"/>
          </w:divBdr>
        </w:div>
        <w:div w:id="538594372">
          <w:marLeft w:val="480"/>
          <w:marRight w:val="0"/>
          <w:marTop w:val="0"/>
          <w:marBottom w:val="0"/>
          <w:divBdr>
            <w:top w:val="none" w:sz="0" w:space="0" w:color="auto"/>
            <w:left w:val="none" w:sz="0" w:space="0" w:color="auto"/>
            <w:bottom w:val="none" w:sz="0" w:space="0" w:color="auto"/>
            <w:right w:val="none" w:sz="0" w:space="0" w:color="auto"/>
          </w:divBdr>
        </w:div>
        <w:div w:id="1755130839">
          <w:marLeft w:val="480"/>
          <w:marRight w:val="0"/>
          <w:marTop w:val="0"/>
          <w:marBottom w:val="0"/>
          <w:divBdr>
            <w:top w:val="none" w:sz="0" w:space="0" w:color="auto"/>
            <w:left w:val="none" w:sz="0" w:space="0" w:color="auto"/>
            <w:bottom w:val="none" w:sz="0" w:space="0" w:color="auto"/>
            <w:right w:val="none" w:sz="0" w:space="0" w:color="auto"/>
          </w:divBdr>
        </w:div>
        <w:div w:id="1578175556">
          <w:marLeft w:val="480"/>
          <w:marRight w:val="0"/>
          <w:marTop w:val="0"/>
          <w:marBottom w:val="0"/>
          <w:divBdr>
            <w:top w:val="none" w:sz="0" w:space="0" w:color="auto"/>
            <w:left w:val="none" w:sz="0" w:space="0" w:color="auto"/>
            <w:bottom w:val="none" w:sz="0" w:space="0" w:color="auto"/>
            <w:right w:val="none" w:sz="0" w:space="0" w:color="auto"/>
          </w:divBdr>
        </w:div>
        <w:div w:id="1555699648">
          <w:marLeft w:val="480"/>
          <w:marRight w:val="0"/>
          <w:marTop w:val="0"/>
          <w:marBottom w:val="0"/>
          <w:divBdr>
            <w:top w:val="none" w:sz="0" w:space="0" w:color="auto"/>
            <w:left w:val="none" w:sz="0" w:space="0" w:color="auto"/>
            <w:bottom w:val="none" w:sz="0" w:space="0" w:color="auto"/>
            <w:right w:val="none" w:sz="0" w:space="0" w:color="auto"/>
          </w:divBdr>
        </w:div>
        <w:div w:id="1210261967">
          <w:marLeft w:val="480"/>
          <w:marRight w:val="0"/>
          <w:marTop w:val="0"/>
          <w:marBottom w:val="0"/>
          <w:divBdr>
            <w:top w:val="none" w:sz="0" w:space="0" w:color="auto"/>
            <w:left w:val="none" w:sz="0" w:space="0" w:color="auto"/>
            <w:bottom w:val="none" w:sz="0" w:space="0" w:color="auto"/>
            <w:right w:val="none" w:sz="0" w:space="0" w:color="auto"/>
          </w:divBdr>
        </w:div>
        <w:div w:id="2008171496">
          <w:marLeft w:val="480"/>
          <w:marRight w:val="0"/>
          <w:marTop w:val="0"/>
          <w:marBottom w:val="0"/>
          <w:divBdr>
            <w:top w:val="none" w:sz="0" w:space="0" w:color="auto"/>
            <w:left w:val="none" w:sz="0" w:space="0" w:color="auto"/>
            <w:bottom w:val="none" w:sz="0" w:space="0" w:color="auto"/>
            <w:right w:val="none" w:sz="0" w:space="0" w:color="auto"/>
          </w:divBdr>
        </w:div>
        <w:div w:id="1505707216">
          <w:marLeft w:val="480"/>
          <w:marRight w:val="0"/>
          <w:marTop w:val="0"/>
          <w:marBottom w:val="0"/>
          <w:divBdr>
            <w:top w:val="none" w:sz="0" w:space="0" w:color="auto"/>
            <w:left w:val="none" w:sz="0" w:space="0" w:color="auto"/>
            <w:bottom w:val="none" w:sz="0" w:space="0" w:color="auto"/>
            <w:right w:val="none" w:sz="0" w:space="0" w:color="auto"/>
          </w:divBdr>
        </w:div>
      </w:divsChild>
    </w:div>
    <w:div w:id="1641768156">
      <w:bodyDiv w:val="1"/>
      <w:marLeft w:val="0"/>
      <w:marRight w:val="0"/>
      <w:marTop w:val="0"/>
      <w:marBottom w:val="0"/>
      <w:divBdr>
        <w:top w:val="none" w:sz="0" w:space="0" w:color="auto"/>
        <w:left w:val="none" w:sz="0" w:space="0" w:color="auto"/>
        <w:bottom w:val="none" w:sz="0" w:space="0" w:color="auto"/>
        <w:right w:val="none" w:sz="0" w:space="0" w:color="auto"/>
      </w:divBdr>
      <w:divsChild>
        <w:div w:id="1421953153">
          <w:marLeft w:val="480"/>
          <w:marRight w:val="0"/>
          <w:marTop w:val="0"/>
          <w:marBottom w:val="0"/>
          <w:divBdr>
            <w:top w:val="none" w:sz="0" w:space="0" w:color="auto"/>
            <w:left w:val="none" w:sz="0" w:space="0" w:color="auto"/>
            <w:bottom w:val="none" w:sz="0" w:space="0" w:color="auto"/>
            <w:right w:val="none" w:sz="0" w:space="0" w:color="auto"/>
          </w:divBdr>
        </w:div>
        <w:div w:id="1493451679">
          <w:marLeft w:val="480"/>
          <w:marRight w:val="0"/>
          <w:marTop w:val="0"/>
          <w:marBottom w:val="0"/>
          <w:divBdr>
            <w:top w:val="none" w:sz="0" w:space="0" w:color="auto"/>
            <w:left w:val="none" w:sz="0" w:space="0" w:color="auto"/>
            <w:bottom w:val="none" w:sz="0" w:space="0" w:color="auto"/>
            <w:right w:val="none" w:sz="0" w:space="0" w:color="auto"/>
          </w:divBdr>
        </w:div>
        <w:div w:id="128599284">
          <w:marLeft w:val="480"/>
          <w:marRight w:val="0"/>
          <w:marTop w:val="0"/>
          <w:marBottom w:val="0"/>
          <w:divBdr>
            <w:top w:val="none" w:sz="0" w:space="0" w:color="auto"/>
            <w:left w:val="none" w:sz="0" w:space="0" w:color="auto"/>
            <w:bottom w:val="none" w:sz="0" w:space="0" w:color="auto"/>
            <w:right w:val="none" w:sz="0" w:space="0" w:color="auto"/>
          </w:divBdr>
        </w:div>
        <w:div w:id="2043439359">
          <w:marLeft w:val="480"/>
          <w:marRight w:val="0"/>
          <w:marTop w:val="0"/>
          <w:marBottom w:val="0"/>
          <w:divBdr>
            <w:top w:val="none" w:sz="0" w:space="0" w:color="auto"/>
            <w:left w:val="none" w:sz="0" w:space="0" w:color="auto"/>
            <w:bottom w:val="none" w:sz="0" w:space="0" w:color="auto"/>
            <w:right w:val="none" w:sz="0" w:space="0" w:color="auto"/>
          </w:divBdr>
        </w:div>
        <w:div w:id="695665300">
          <w:marLeft w:val="480"/>
          <w:marRight w:val="0"/>
          <w:marTop w:val="0"/>
          <w:marBottom w:val="0"/>
          <w:divBdr>
            <w:top w:val="none" w:sz="0" w:space="0" w:color="auto"/>
            <w:left w:val="none" w:sz="0" w:space="0" w:color="auto"/>
            <w:bottom w:val="none" w:sz="0" w:space="0" w:color="auto"/>
            <w:right w:val="none" w:sz="0" w:space="0" w:color="auto"/>
          </w:divBdr>
        </w:div>
        <w:div w:id="1923365731">
          <w:marLeft w:val="480"/>
          <w:marRight w:val="0"/>
          <w:marTop w:val="0"/>
          <w:marBottom w:val="0"/>
          <w:divBdr>
            <w:top w:val="none" w:sz="0" w:space="0" w:color="auto"/>
            <w:left w:val="none" w:sz="0" w:space="0" w:color="auto"/>
            <w:bottom w:val="none" w:sz="0" w:space="0" w:color="auto"/>
            <w:right w:val="none" w:sz="0" w:space="0" w:color="auto"/>
          </w:divBdr>
        </w:div>
        <w:div w:id="352608044">
          <w:marLeft w:val="480"/>
          <w:marRight w:val="0"/>
          <w:marTop w:val="0"/>
          <w:marBottom w:val="0"/>
          <w:divBdr>
            <w:top w:val="none" w:sz="0" w:space="0" w:color="auto"/>
            <w:left w:val="none" w:sz="0" w:space="0" w:color="auto"/>
            <w:bottom w:val="none" w:sz="0" w:space="0" w:color="auto"/>
            <w:right w:val="none" w:sz="0" w:space="0" w:color="auto"/>
          </w:divBdr>
        </w:div>
        <w:div w:id="693774800">
          <w:marLeft w:val="480"/>
          <w:marRight w:val="0"/>
          <w:marTop w:val="0"/>
          <w:marBottom w:val="0"/>
          <w:divBdr>
            <w:top w:val="none" w:sz="0" w:space="0" w:color="auto"/>
            <w:left w:val="none" w:sz="0" w:space="0" w:color="auto"/>
            <w:bottom w:val="none" w:sz="0" w:space="0" w:color="auto"/>
            <w:right w:val="none" w:sz="0" w:space="0" w:color="auto"/>
          </w:divBdr>
        </w:div>
        <w:div w:id="1099178449">
          <w:marLeft w:val="480"/>
          <w:marRight w:val="0"/>
          <w:marTop w:val="0"/>
          <w:marBottom w:val="0"/>
          <w:divBdr>
            <w:top w:val="none" w:sz="0" w:space="0" w:color="auto"/>
            <w:left w:val="none" w:sz="0" w:space="0" w:color="auto"/>
            <w:bottom w:val="none" w:sz="0" w:space="0" w:color="auto"/>
            <w:right w:val="none" w:sz="0" w:space="0" w:color="auto"/>
          </w:divBdr>
        </w:div>
        <w:div w:id="1135945629">
          <w:marLeft w:val="480"/>
          <w:marRight w:val="0"/>
          <w:marTop w:val="0"/>
          <w:marBottom w:val="0"/>
          <w:divBdr>
            <w:top w:val="none" w:sz="0" w:space="0" w:color="auto"/>
            <w:left w:val="none" w:sz="0" w:space="0" w:color="auto"/>
            <w:bottom w:val="none" w:sz="0" w:space="0" w:color="auto"/>
            <w:right w:val="none" w:sz="0" w:space="0" w:color="auto"/>
          </w:divBdr>
        </w:div>
        <w:div w:id="121505899">
          <w:marLeft w:val="480"/>
          <w:marRight w:val="0"/>
          <w:marTop w:val="0"/>
          <w:marBottom w:val="0"/>
          <w:divBdr>
            <w:top w:val="none" w:sz="0" w:space="0" w:color="auto"/>
            <w:left w:val="none" w:sz="0" w:space="0" w:color="auto"/>
            <w:bottom w:val="none" w:sz="0" w:space="0" w:color="auto"/>
            <w:right w:val="none" w:sz="0" w:space="0" w:color="auto"/>
          </w:divBdr>
        </w:div>
        <w:div w:id="758064135">
          <w:marLeft w:val="480"/>
          <w:marRight w:val="0"/>
          <w:marTop w:val="0"/>
          <w:marBottom w:val="0"/>
          <w:divBdr>
            <w:top w:val="none" w:sz="0" w:space="0" w:color="auto"/>
            <w:left w:val="none" w:sz="0" w:space="0" w:color="auto"/>
            <w:bottom w:val="none" w:sz="0" w:space="0" w:color="auto"/>
            <w:right w:val="none" w:sz="0" w:space="0" w:color="auto"/>
          </w:divBdr>
        </w:div>
        <w:div w:id="1276597960">
          <w:marLeft w:val="480"/>
          <w:marRight w:val="0"/>
          <w:marTop w:val="0"/>
          <w:marBottom w:val="0"/>
          <w:divBdr>
            <w:top w:val="none" w:sz="0" w:space="0" w:color="auto"/>
            <w:left w:val="none" w:sz="0" w:space="0" w:color="auto"/>
            <w:bottom w:val="none" w:sz="0" w:space="0" w:color="auto"/>
            <w:right w:val="none" w:sz="0" w:space="0" w:color="auto"/>
          </w:divBdr>
        </w:div>
      </w:divsChild>
    </w:div>
    <w:div w:id="1645546505">
      <w:bodyDiv w:val="1"/>
      <w:marLeft w:val="0"/>
      <w:marRight w:val="0"/>
      <w:marTop w:val="0"/>
      <w:marBottom w:val="0"/>
      <w:divBdr>
        <w:top w:val="none" w:sz="0" w:space="0" w:color="auto"/>
        <w:left w:val="none" w:sz="0" w:space="0" w:color="auto"/>
        <w:bottom w:val="none" w:sz="0" w:space="0" w:color="auto"/>
        <w:right w:val="none" w:sz="0" w:space="0" w:color="auto"/>
      </w:divBdr>
      <w:divsChild>
        <w:div w:id="1158767115">
          <w:marLeft w:val="480"/>
          <w:marRight w:val="0"/>
          <w:marTop w:val="0"/>
          <w:marBottom w:val="0"/>
          <w:divBdr>
            <w:top w:val="none" w:sz="0" w:space="0" w:color="auto"/>
            <w:left w:val="none" w:sz="0" w:space="0" w:color="auto"/>
            <w:bottom w:val="none" w:sz="0" w:space="0" w:color="auto"/>
            <w:right w:val="none" w:sz="0" w:space="0" w:color="auto"/>
          </w:divBdr>
        </w:div>
        <w:div w:id="1163163708">
          <w:marLeft w:val="480"/>
          <w:marRight w:val="0"/>
          <w:marTop w:val="0"/>
          <w:marBottom w:val="0"/>
          <w:divBdr>
            <w:top w:val="none" w:sz="0" w:space="0" w:color="auto"/>
            <w:left w:val="none" w:sz="0" w:space="0" w:color="auto"/>
            <w:bottom w:val="none" w:sz="0" w:space="0" w:color="auto"/>
            <w:right w:val="none" w:sz="0" w:space="0" w:color="auto"/>
          </w:divBdr>
        </w:div>
        <w:div w:id="1766851164">
          <w:marLeft w:val="480"/>
          <w:marRight w:val="0"/>
          <w:marTop w:val="0"/>
          <w:marBottom w:val="0"/>
          <w:divBdr>
            <w:top w:val="none" w:sz="0" w:space="0" w:color="auto"/>
            <w:left w:val="none" w:sz="0" w:space="0" w:color="auto"/>
            <w:bottom w:val="none" w:sz="0" w:space="0" w:color="auto"/>
            <w:right w:val="none" w:sz="0" w:space="0" w:color="auto"/>
          </w:divBdr>
        </w:div>
        <w:div w:id="1062829357">
          <w:marLeft w:val="480"/>
          <w:marRight w:val="0"/>
          <w:marTop w:val="0"/>
          <w:marBottom w:val="0"/>
          <w:divBdr>
            <w:top w:val="none" w:sz="0" w:space="0" w:color="auto"/>
            <w:left w:val="none" w:sz="0" w:space="0" w:color="auto"/>
            <w:bottom w:val="none" w:sz="0" w:space="0" w:color="auto"/>
            <w:right w:val="none" w:sz="0" w:space="0" w:color="auto"/>
          </w:divBdr>
        </w:div>
        <w:div w:id="1181696976">
          <w:marLeft w:val="480"/>
          <w:marRight w:val="0"/>
          <w:marTop w:val="0"/>
          <w:marBottom w:val="0"/>
          <w:divBdr>
            <w:top w:val="none" w:sz="0" w:space="0" w:color="auto"/>
            <w:left w:val="none" w:sz="0" w:space="0" w:color="auto"/>
            <w:bottom w:val="none" w:sz="0" w:space="0" w:color="auto"/>
            <w:right w:val="none" w:sz="0" w:space="0" w:color="auto"/>
          </w:divBdr>
        </w:div>
        <w:div w:id="1406754854">
          <w:marLeft w:val="480"/>
          <w:marRight w:val="0"/>
          <w:marTop w:val="0"/>
          <w:marBottom w:val="0"/>
          <w:divBdr>
            <w:top w:val="none" w:sz="0" w:space="0" w:color="auto"/>
            <w:left w:val="none" w:sz="0" w:space="0" w:color="auto"/>
            <w:bottom w:val="none" w:sz="0" w:space="0" w:color="auto"/>
            <w:right w:val="none" w:sz="0" w:space="0" w:color="auto"/>
          </w:divBdr>
        </w:div>
        <w:div w:id="2077893472">
          <w:marLeft w:val="480"/>
          <w:marRight w:val="0"/>
          <w:marTop w:val="0"/>
          <w:marBottom w:val="0"/>
          <w:divBdr>
            <w:top w:val="none" w:sz="0" w:space="0" w:color="auto"/>
            <w:left w:val="none" w:sz="0" w:space="0" w:color="auto"/>
            <w:bottom w:val="none" w:sz="0" w:space="0" w:color="auto"/>
            <w:right w:val="none" w:sz="0" w:space="0" w:color="auto"/>
          </w:divBdr>
        </w:div>
        <w:div w:id="320810848">
          <w:marLeft w:val="480"/>
          <w:marRight w:val="0"/>
          <w:marTop w:val="0"/>
          <w:marBottom w:val="0"/>
          <w:divBdr>
            <w:top w:val="none" w:sz="0" w:space="0" w:color="auto"/>
            <w:left w:val="none" w:sz="0" w:space="0" w:color="auto"/>
            <w:bottom w:val="none" w:sz="0" w:space="0" w:color="auto"/>
            <w:right w:val="none" w:sz="0" w:space="0" w:color="auto"/>
          </w:divBdr>
        </w:div>
        <w:div w:id="323515097">
          <w:marLeft w:val="480"/>
          <w:marRight w:val="0"/>
          <w:marTop w:val="0"/>
          <w:marBottom w:val="0"/>
          <w:divBdr>
            <w:top w:val="none" w:sz="0" w:space="0" w:color="auto"/>
            <w:left w:val="none" w:sz="0" w:space="0" w:color="auto"/>
            <w:bottom w:val="none" w:sz="0" w:space="0" w:color="auto"/>
            <w:right w:val="none" w:sz="0" w:space="0" w:color="auto"/>
          </w:divBdr>
        </w:div>
        <w:div w:id="840003574">
          <w:marLeft w:val="480"/>
          <w:marRight w:val="0"/>
          <w:marTop w:val="0"/>
          <w:marBottom w:val="0"/>
          <w:divBdr>
            <w:top w:val="none" w:sz="0" w:space="0" w:color="auto"/>
            <w:left w:val="none" w:sz="0" w:space="0" w:color="auto"/>
            <w:bottom w:val="none" w:sz="0" w:space="0" w:color="auto"/>
            <w:right w:val="none" w:sz="0" w:space="0" w:color="auto"/>
          </w:divBdr>
        </w:div>
        <w:div w:id="1982346568">
          <w:marLeft w:val="480"/>
          <w:marRight w:val="0"/>
          <w:marTop w:val="0"/>
          <w:marBottom w:val="0"/>
          <w:divBdr>
            <w:top w:val="none" w:sz="0" w:space="0" w:color="auto"/>
            <w:left w:val="none" w:sz="0" w:space="0" w:color="auto"/>
            <w:bottom w:val="none" w:sz="0" w:space="0" w:color="auto"/>
            <w:right w:val="none" w:sz="0" w:space="0" w:color="auto"/>
          </w:divBdr>
        </w:div>
      </w:divsChild>
    </w:div>
    <w:div w:id="1714578453">
      <w:bodyDiv w:val="1"/>
      <w:marLeft w:val="0"/>
      <w:marRight w:val="0"/>
      <w:marTop w:val="0"/>
      <w:marBottom w:val="0"/>
      <w:divBdr>
        <w:top w:val="none" w:sz="0" w:space="0" w:color="auto"/>
        <w:left w:val="none" w:sz="0" w:space="0" w:color="auto"/>
        <w:bottom w:val="none" w:sz="0" w:space="0" w:color="auto"/>
        <w:right w:val="none" w:sz="0" w:space="0" w:color="auto"/>
      </w:divBdr>
    </w:div>
    <w:div w:id="1732118564">
      <w:bodyDiv w:val="1"/>
      <w:marLeft w:val="0"/>
      <w:marRight w:val="0"/>
      <w:marTop w:val="0"/>
      <w:marBottom w:val="0"/>
      <w:divBdr>
        <w:top w:val="none" w:sz="0" w:space="0" w:color="auto"/>
        <w:left w:val="none" w:sz="0" w:space="0" w:color="auto"/>
        <w:bottom w:val="none" w:sz="0" w:space="0" w:color="auto"/>
        <w:right w:val="none" w:sz="0" w:space="0" w:color="auto"/>
      </w:divBdr>
      <w:divsChild>
        <w:div w:id="587617716">
          <w:marLeft w:val="480"/>
          <w:marRight w:val="0"/>
          <w:marTop w:val="0"/>
          <w:marBottom w:val="0"/>
          <w:divBdr>
            <w:top w:val="none" w:sz="0" w:space="0" w:color="auto"/>
            <w:left w:val="none" w:sz="0" w:space="0" w:color="auto"/>
            <w:bottom w:val="none" w:sz="0" w:space="0" w:color="auto"/>
            <w:right w:val="none" w:sz="0" w:space="0" w:color="auto"/>
          </w:divBdr>
        </w:div>
        <w:div w:id="69011837">
          <w:marLeft w:val="480"/>
          <w:marRight w:val="0"/>
          <w:marTop w:val="0"/>
          <w:marBottom w:val="0"/>
          <w:divBdr>
            <w:top w:val="none" w:sz="0" w:space="0" w:color="auto"/>
            <w:left w:val="none" w:sz="0" w:space="0" w:color="auto"/>
            <w:bottom w:val="none" w:sz="0" w:space="0" w:color="auto"/>
            <w:right w:val="none" w:sz="0" w:space="0" w:color="auto"/>
          </w:divBdr>
        </w:div>
        <w:div w:id="1731881821">
          <w:marLeft w:val="480"/>
          <w:marRight w:val="0"/>
          <w:marTop w:val="0"/>
          <w:marBottom w:val="0"/>
          <w:divBdr>
            <w:top w:val="none" w:sz="0" w:space="0" w:color="auto"/>
            <w:left w:val="none" w:sz="0" w:space="0" w:color="auto"/>
            <w:bottom w:val="none" w:sz="0" w:space="0" w:color="auto"/>
            <w:right w:val="none" w:sz="0" w:space="0" w:color="auto"/>
          </w:divBdr>
        </w:div>
        <w:div w:id="1444425926">
          <w:marLeft w:val="480"/>
          <w:marRight w:val="0"/>
          <w:marTop w:val="0"/>
          <w:marBottom w:val="0"/>
          <w:divBdr>
            <w:top w:val="none" w:sz="0" w:space="0" w:color="auto"/>
            <w:left w:val="none" w:sz="0" w:space="0" w:color="auto"/>
            <w:bottom w:val="none" w:sz="0" w:space="0" w:color="auto"/>
            <w:right w:val="none" w:sz="0" w:space="0" w:color="auto"/>
          </w:divBdr>
        </w:div>
        <w:div w:id="1753428278">
          <w:marLeft w:val="480"/>
          <w:marRight w:val="0"/>
          <w:marTop w:val="0"/>
          <w:marBottom w:val="0"/>
          <w:divBdr>
            <w:top w:val="none" w:sz="0" w:space="0" w:color="auto"/>
            <w:left w:val="none" w:sz="0" w:space="0" w:color="auto"/>
            <w:bottom w:val="none" w:sz="0" w:space="0" w:color="auto"/>
            <w:right w:val="none" w:sz="0" w:space="0" w:color="auto"/>
          </w:divBdr>
        </w:div>
        <w:div w:id="1773280501">
          <w:marLeft w:val="480"/>
          <w:marRight w:val="0"/>
          <w:marTop w:val="0"/>
          <w:marBottom w:val="0"/>
          <w:divBdr>
            <w:top w:val="none" w:sz="0" w:space="0" w:color="auto"/>
            <w:left w:val="none" w:sz="0" w:space="0" w:color="auto"/>
            <w:bottom w:val="none" w:sz="0" w:space="0" w:color="auto"/>
            <w:right w:val="none" w:sz="0" w:space="0" w:color="auto"/>
          </w:divBdr>
        </w:div>
        <w:div w:id="1004161511">
          <w:marLeft w:val="480"/>
          <w:marRight w:val="0"/>
          <w:marTop w:val="0"/>
          <w:marBottom w:val="0"/>
          <w:divBdr>
            <w:top w:val="none" w:sz="0" w:space="0" w:color="auto"/>
            <w:left w:val="none" w:sz="0" w:space="0" w:color="auto"/>
            <w:bottom w:val="none" w:sz="0" w:space="0" w:color="auto"/>
            <w:right w:val="none" w:sz="0" w:space="0" w:color="auto"/>
          </w:divBdr>
        </w:div>
        <w:div w:id="495191201">
          <w:marLeft w:val="480"/>
          <w:marRight w:val="0"/>
          <w:marTop w:val="0"/>
          <w:marBottom w:val="0"/>
          <w:divBdr>
            <w:top w:val="none" w:sz="0" w:space="0" w:color="auto"/>
            <w:left w:val="none" w:sz="0" w:space="0" w:color="auto"/>
            <w:bottom w:val="none" w:sz="0" w:space="0" w:color="auto"/>
            <w:right w:val="none" w:sz="0" w:space="0" w:color="auto"/>
          </w:divBdr>
        </w:div>
        <w:div w:id="979961307">
          <w:marLeft w:val="480"/>
          <w:marRight w:val="0"/>
          <w:marTop w:val="0"/>
          <w:marBottom w:val="0"/>
          <w:divBdr>
            <w:top w:val="none" w:sz="0" w:space="0" w:color="auto"/>
            <w:left w:val="none" w:sz="0" w:space="0" w:color="auto"/>
            <w:bottom w:val="none" w:sz="0" w:space="0" w:color="auto"/>
            <w:right w:val="none" w:sz="0" w:space="0" w:color="auto"/>
          </w:divBdr>
        </w:div>
        <w:div w:id="555119668">
          <w:marLeft w:val="480"/>
          <w:marRight w:val="0"/>
          <w:marTop w:val="0"/>
          <w:marBottom w:val="0"/>
          <w:divBdr>
            <w:top w:val="none" w:sz="0" w:space="0" w:color="auto"/>
            <w:left w:val="none" w:sz="0" w:space="0" w:color="auto"/>
            <w:bottom w:val="none" w:sz="0" w:space="0" w:color="auto"/>
            <w:right w:val="none" w:sz="0" w:space="0" w:color="auto"/>
          </w:divBdr>
        </w:div>
        <w:div w:id="632641004">
          <w:marLeft w:val="480"/>
          <w:marRight w:val="0"/>
          <w:marTop w:val="0"/>
          <w:marBottom w:val="0"/>
          <w:divBdr>
            <w:top w:val="none" w:sz="0" w:space="0" w:color="auto"/>
            <w:left w:val="none" w:sz="0" w:space="0" w:color="auto"/>
            <w:bottom w:val="none" w:sz="0" w:space="0" w:color="auto"/>
            <w:right w:val="none" w:sz="0" w:space="0" w:color="auto"/>
          </w:divBdr>
        </w:div>
      </w:divsChild>
    </w:div>
    <w:div w:id="1764574013">
      <w:bodyDiv w:val="1"/>
      <w:marLeft w:val="0"/>
      <w:marRight w:val="0"/>
      <w:marTop w:val="0"/>
      <w:marBottom w:val="0"/>
      <w:divBdr>
        <w:top w:val="none" w:sz="0" w:space="0" w:color="auto"/>
        <w:left w:val="none" w:sz="0" w:space="0" w:color="auto"/>
        <w:bottom w:val="none" w:sz="0" w:space="0" w:color="auto"/>
        <w:right w:val="none" w:sz="0" w:space="0" w:color="auto"/>
      </w:divBdr>
      <w:divsChild>
        <w:div w:id="1146388237">
          <w:marLeft w:val="480"/>
          <w:marRight w:val="0"/>
          <w:marTop w:val="0"/>
          <w:marBottom w:val="0"/>
          <w:divBdr>
            <w:top w:val="none" w:sz="0" w:space="0" w:color="auto"/>
            <w:left w:val="none" w:sz="0" w:space="0" w:color="auto"/>
            <w:bottom w:val="none" w:sz="0" w:space="0" w:color="auto"/>
            <w:right w:val="none" w:sz="0" w:space="0" w:color="auto"/>
          </w:divBdr>
        </w:div>
        <w:div w:id="1825661099">
          <w:marLeft w:val="480"/>
          <w:marRight w:val="0"/>
          <w:marTop w:val="0"/>
          <w:marBottom w:val="0"/>
          <w:divBdr>
            <w:top w:val="none" w:sz="0" w:space="0" w:color="auto"/>
            <w:left w:val="none" w:sz="0" w:space="0" w:color="auto"/>
            <w:bottom w:val="none" w:sz="0" w:space="0" w:color="auto"/>
            <w:right w:val="none" w:sz="0" w:space="0" w:color="auto"/>
          </w:divBdr>
        </w:div>
        <w:div w:id="665010222">
          <w:marLeft w:val="480"/>
          <w:marRight w:val="0"/>
          <w:marTop w:val="0"/>
          <w:marBottom w:val="0"/>
          <w:divBdr>
            <w:top w:val="none" w:sz="0" w:space="0" w:color="auto"/>
            <w:left w:val="none" w:sz="0" w:space="0" w:color="auto"/>
            <w:bottom w:val="none" w:sz="0" w:space="0" w:color="auto"/>
            <w:right w:val="none" w:sz="0" w:space="0" w:color="auto"/>
          </w:divBdr>
        </w:div>
        <w:div w:id="629438685">
          <w:marLeft w:val="480"/>
          <w:marRight w:val="0"/>
          <w:marTop w:val="0"/>
          <w:marBottom w:val="0"/>
          <w:divBdr>
            <w:top w:val="none" w:sz="0" w:space="0" w:color="auto"/>
            <w:left w:val="none" w:sz="0" w:space="0" w:color="auto"/>
            <w:bottom w:val="none" w:sz="0" w:space="0" w:color="auto"/>
            <w:right w:val="none" w:sz="0" w:space="0" w:color="auto"/>
          </w:divBdr>
        </w:div>
        <w:div w:id="1062798969">
          <w:marLeft w:val="480"/>
          <w:marRight w:val="0"/>
          <w:marTop w:val="0"/>
          <w:marBottom w:val="0"/>
          <w:divBdr>
            <w:top w:val="none" w:sz="0" w:space="0" w:color="auto"/>
            <w:left w:val="none" w:sz="0" w:space="0" w:color="auto"/>
            <w:bottom w:val="none" w:sz="0" w:space="0" w:color="auto"/>
            <w:right w:val="none" w:sz="0" w:space="0" w:color="auto"/>
          </w:divBdr>
        </w:div>
        <w:div w:id="475143216">
          <w:marLeft w:val="480"/>
          <w:marRight w:val="0"/>
          <w:marTop w:val="0"/>
          <w:marBottom w:val="0"/>
          <w:divBdr>
            <w:top w:val="none" w:sz="0" w:space="0" w:color="auto"/>
            <w:left w:val="none" w:sz="0" w:space="0" w:color="auto"/>
            <w:bottom w:val="none" w:sz="0" w:space="0" w:color="auto"/>
            <w:right w:val="none" w:sz="0" w:space="0" w:color="auto"/>
          </w:divBdr>
        </w:div>
        <w:div w:id="392706213">
          <w:marLeft w:val="480"/>
          <w:marRight w:val="0"/>
          <w:marTop w:val="0"/>
          <w:marBottom w:val="0"/>
          <w:divBdr>
            <w:top w:val="none" w:sz="0" w:space="0" w:color="auto"/>
            <w:left w:val="none" w:sz="0" w:space="0" w:color="auto"/>
            <w:bottom w:val="none" w:sz="0" w:space="0" w:color="auto"/>
            <w:right w:val="none" w:sz="0" w:space="0" w:color="auto"/>
          </w:divBdr>
        </w:div>
        <w:div w:id="980842642">
          <w:marLeft w:val="480"/>
          <w:marRight w:val="0"/>
          <w:marTop w:val="0"/>
          <w:marBottom w:val="0"/>
          <w:divBdr>
            <w:top w:val="none" w:sz="0" w:space="0" w:color="auto"/>
            <w:left w:val="none" w:sz="0" w:space="0" w:color="auto"/>
            <w:bottom w:val="none" w:sz="0" w:space="0" w:color="auto"/>
            <w:right w:val="none" w:sz="0" w:space="0" w:color="auto"/>
          </w:divBdr>
        </w:div>
        <w:div w:id="1995143004">
          <w:marLeft w:val="480"/>
          <w:marRight w:val="0"/>
          <w:marTop w:val="0"/>
          <w:marBottom w:val="0"/>
          <w:divBdr>
            <w:top w:val="none" w:sz="0" w:space="0" w:color="auto"/>
            <w:left w:val="none" w:sz="0" w:space="0" w:color="auto"/>
            <w:bottom w:val="none" w:sz="0" w:space="0" w:color="auto"/>
            <w:right w:val="none" w:sz="0" w:space="0" w:color="auto"/>
          </w:divBdr>
        </w:div>
        <w:div w:id="1031954322">
          <w:marLeft w:val="480"/>
          <w:marRight w:val="0"/>
          <w:marTop w:val="0"/>
          <w:marBottom w:val="0"/>
          <w:divBdr>
            <w:top w:val="none" w:sz="0" w:space="0" w:color="auto"/>
            <w:left w:val="none" w:sz="0" w:space="0" w:color="auto"/>
            <w:bottom w:val="none" w:sz="0" w:space="0" w:color="auto"/>
            <w:right w:val="none" w:sz="0" w:space="0" w:color="auto"/>
          </w:divBdr>
        </w:div>
        <w:div w:id="1443108823">
          <w:marLeft w:val="480"/>
          <w:marRight w:val="0"/>
          <w:marTop w:val="0"/>
          <w:marBottom w:val="0"/>
          <w:divBdr>
            <w:top w:val="none" w:sz="0" w:space="0" w:color="auto"/>
            <w:left w:val="none" w:sz="0" w:space="0" w:color="auto"/>
            <w:bottom w:val="none" w:sz="0" w:space="0" w:color="auto"/>
            <w:right w:val="none" w:sz="0" w:space="0" w:color="auto"/>
          </w:divBdr>
        </w:div>
      </w:divsChild>
    </w:div>
    <w:div w:id="1817800331">
      <w:bodyDiv w:val="1"/>
      <w:marLeft w:val="0"/>
      <w:marRight w:val="0"/>
      <w:marTop w:val="0"/>
      <w:marBottom w:val="0"/>
      <w:divBdr>
        <w:top w:val="none" w:sz="0" w:space="0" w:color="auto"/>
        <w:left w:val="none" w:sz="0" w:space="0" w:color="auto"/>
        <w:bottom w:val="none" w:sz="0" w:space="0" w:color="auto"/>
        <w:right w:val="none" w:sz="0" w:space="0" w:color="auto"/>
      </w:divBdr>
      <w:divsChild>
        <w:div w:id="980302942">
          <w:marLeft w:val="480"/>
          <w:marRight w:val="0"/>
          <w:marTop w:val="0"/>
          <w:marBottom w:val="0"/>
          <w:divBdr>
            <w:top w:val="none" w:sz="0" w:space="0" w:color="auto"/>
            <w:left w:val="none" w:sz="0" w:space="0" w:color="auto"/>
            <w:bottom w:val="none" w:sz="0" w:space="0" w:color="auto"/>
            <w:right w:val="none" w:sz="0" w:space="0" w:color="auto"/>
          </w:divBdr>
        </w:div>
        <w:div w:id="1065299955">
          <w:marLeft w:val="480"/>
          <w:marRight w:val="0"/>
          <w:marTop w:val="0"/>
          <w:marBottom w:val="0"/>
          <w:divBdr>
            <w:top w:val="none" w:sz="0" w:space="0" w:color="auto"/>
            <w:left w:val="none" w:sz="0" w:space="0" w:color="auto"/>
            <w:bottom w:val="none" w:sz="0" w:space="0" w:color="auto"/>
            <w:right w:val="none" w:sz="0" w:space="0" w:color="auto"/>
          </w:divBdr>
        </w:div>
        <w:div w:id="1352995811">
          <w:marLeft w:val="480"/>
          <w:marRight w:val="0"/>
          <w:marTop w:val="0"/>
          <w:marBottom w:val="0"/>
          <w:divBdr>
            <w:top w:val="none" w:sz="0" w:space="0" w:color="auto"/>
            <w:left w:val="none" w:sz="0" w:space="0" w:color="auto"/>
            <w:bottom w:val="none" w:sz="0" w:space="0" w:color="auto"/>
            <w:right w:val="none" w:sz="0" w:space="0" w:color="auto"/>
          </w:divBdr>
        </w:div>
        <w:div w:id="1150051729">
          <w:marLeft w:val="480"/>
          <w:marRight w:val="0"/>
          <w:marTop w:val="0"/>
          <w:marBottom w:val="0"/>
          <w:divBdr>
            <w:top w:val="none" w:sz="0" w:space="0" w:color="auto"/>
            <w:left w:val="none" w:sz="0" w:space="0" w:color="auto"/>
            <w:bottom w:val="none" w:sz="0" w:space="0" w:color="auto"/>
            <w:right w:val="none" w:sz="0" w:space="0" w:color="auto"/>
          </w:divBdr>
        </w:div>
        <w:div w:id="1615818655">
          <w:marLeft w:val="480"/>
          <w:marRight w:val="0"/>
          <w:marTop w:val="0"/>
          <w:marBottom w:val="0"/>
          <w:divBdr>
            <w:top w:val="none" w:sz="0" w:space="0" w:color="auto"/>
            <w:left w:val="none" w:sz="0" w:space="0" w:color="auto"/>
            <w:bottom w:val="none" w:sz="0" w:space="0" w:color="auto"/>
            <w:right w:val="none" w:sz="0" w:space="0" w:color="auto"/>
          </w:divBdr>
        </w:div>
        <w:div w:id="159388851">
          <w:marLeft w:val="480"/>
          <w:marRight w:val="0"/>
          <w:marTop w:val="0"/>
          <w:marBottom w:val="0"/>
          <w:divBdr>
            <w:top w:val="none" w:sz="0" w:space="0" w:color="auto"/>
            <w:left w:val="none" w:sz="0" w:space="0" w:color="auto"/>
            <w:bottom w:val="none" w:sz="0" w:space="0" w:color="auto"/>
            <w:right w:val="none" w:sz="0" w:space="0" w:color="auto"/>
          </w:divBdr>
        </w:div>
        <w:div w:id="890964949">
          <w:marLeft w:val="480"/>
          <w:marRight w:val="0"/>
          <w:marTop w:val="0"/>
          <w:marBottom w:val="0"/>
          <w:divBdr>
            <w:top w:val="none" w:sz="0" w:space="0" w:color="auto"/>
            <w:left w:val="none" w:sz="0" w:space="0" w:color="auto"/>
            <w:bottom w:val="none" w:sz="0" w:space="0" w:color="auto"/>
            <w:right w:val="none" w:sz="0" w:space="0" w:color="auto"/>
          </w:divBdr>
        </w:div>
        <w:div w:id="1632322538">
          <w:marLeft w:val="480"/>
          <w:marRight w:val="0"/>
          <w:marTop w:val="0"/>
          <w:marBottom w:val="0"/>
          <w:divBdr>
            <w:top w:val="none" w:sz="0" w:space="0" w:color="auto"/>
            <w:left w:val="none" w:sz="0" w:space="0" w:color="auto"/>
            <w:bottom w:val="none" w:sz="0" w:space="0" w:color="auto"/>
            <w:right w:val="none" w:sz="0" w:space="0" w:color="auto"/>
          </w:divBdr>
        </w:div>
      </w:divsChild>
    </w:div>
    <w:div w:id="1986738799">
      <w:bodyDiv w:val="1"/>
      <w:marLeft w:val="0"/>
      <w:marRight w:val="0"/>
      <w:marTop w:val="0"/>
      <w:marBottom w:val="0"/>
      <w:divBdr>
        <w:top w:val="none" w:sz="0" w:space="0" w:color="auto"/>
        <w:left w:val="none" w:sz="0" w:space="0" w:color="auto"/>
        <w:bottom w:val="none" w:sz="0" w:space="0" w:color="auto"/>
        <w:right w:val="none" w:sz="0" w:space="0" w:color="auto"/>
      </w:divBdr>
      <w:divsChild>
        <w:div w:id="1691252539">
          <w:marLeft w:val="480"/>
          <w:marRight w:val="0"/>
          <w:marTop w:val="0"/>
          <w:marBottom w:val="0"/>
          <w:divBdr>
            <w:top w:val="none" w:sz="0" w:space="0" w:color="auto"/>
            <w:left w:val="none" w:sz="0" w:space="0" w:color="auto"/>
            <w:bottom w:val="none" w:sz="0" w:space="0" w:color="auto"/>
            <w:right w:val="none" w:sz="0" w:space="0" w:color="auto"/>
          </w:divBdr>
        </w:div>
        <w:div w:id="358626652">
          <w:marLeft w:val="480"/>
          <w:marRight w:val="0"/>
          <w:marTop w:val="0"/>
          <w:marBottom w:val="0"/>
          <w:divBdr>
            <w:top w:val="none" w:sz="0" w:space="0" w:color="auto"/>
            <w:left w:val="none" w:sz="0" w:space="0" w:color="auto"/>
            <w:bottom w:val="none" w:sz="0" w:space="0" w:color="auto"/>
            <w:right w:val="none" w:sz="0" w:space="0" w:color="auto"/>
          </w:divBdr>
        </w:div>
        <w:div w:id="763111822">
          <w:marLeft w:val="480"/>
          <w:marRight w:val="0"/>
          <w:marTop w:val="0"/>
          <w:marBottom w:val="0"/>
          <w:divBdr>
            <w:top w:val="none" w:sz="0" w:space="0" w:color="auto"/>
            <w:left w:val="none" w:sz="0" w:space="0" w:color="auto"/>
            <w:bottom w:val="none" w:sz="0" w:space="0" w:color="auto"/>
            <w:right w:val="none" w:sz="0" w:space="0" w:color="auto"/>
          </w:divBdr>
        </w:div>
        <w:div w:id="1531215303">
          <w:marLeft w:val="480"/>
          <w:marRight w:val="0"/>
          <w:marTop w:val="0"/>
          <w:marBottom w:val="0"/>
          <w:divBdr>
            <w:top w:val="none" w:sz="0" w:space="0" w:color="auto"/>
            <w:left w:val="none" w:sz="0" w:space="0" w:color="auto"/>
            <w:bottom w:val="none" w:sz="0" w:space="0" w:color="auto"/>
            <w:right w:val="none" w:sz="0" w:space="0" w:color="auto"/>
          </w:divBdr>
        </w:div>
        <w:div w:id="1314018920">
          <w:marLeft w:val="480"/>
          <w:marRight w:val="0"/>
          <w:marTop w:val="0"/>
          <w:marBottom w:val="0"/>
          <w:divBdr>
            <w:top w:val="none" w:sz="0" w:space="0" w:color="auto"/>
            <w:left w:val="none" w:sz="0" w:space="0" w:color="auto"/>
            <w:bottom w:val="none" w:sz="0" w:space="0" w:color="auto"/>
            <w:right w:val="none" w:sz="0" w:space="0" w:color="auto"/>
          </w:divBdr>
        </w:div>
        <w:div w:id="437336040">
          <w:marLeft w:val="480"/>
          <w:marRight w:val="0"/>
          <w:marTop w:val="0"/>
          <w:marBottom w:val="0"/>
          <w:divBdr>
            <w:top w:val="none" w:sz="0" w:space="0" w:color="auto"/>
            <w:left w:val="none" w:sz="0" w:space="0" w:color="auto"/>
            <w:bottom w:val="none" w:sz="0" w:space="0" w:color="auto"/>
            <w:right w:val="none" w:sz="0" w:space="0" w:color="auto"/>
          </w:divBdr>
        </w:div>
        <w:div w:id="1720088859">
          <w:marLeft w:val="480"/>
          <w:marRight w:val="0"/>
          <w:marTop w:val="0"/>
          <w:marBottom w:val="0"/>
          <w:divBdr>
            <w:top w:val="none" w:sz="0" w:space="0" w:color="auto"/>
            <w:left w:val="none" w:sz="0" w:space="0" w:color="auto"/>
            <w:bottom w:val="none" w:sz="0" w:space="0" w:color="auto"/>
            <w:right w:val="none" w:sz="0" w:space="0" w:color="auto"/>
          </w:divBdr>
        </w:div>
        <w:div w:id="1528905471">
          <w:marLeft w:val="480"/>
          <w:marRight w:val="0"/>
          <w:marTop w:val="0"/>
          <w:marBottom w:val="0"/>
          <w:divBdr>
            <w:top w:val="none" w:sz="0" w:space="0" w:color="auto"/>
            <w:left w:val="none" w:sz="0" w:space="0" w:color="auto"/>
            <w:bottom w:val="none" w:sz="0" w:space="0" w:color="auto"/>
            <w:right w:val="none" w:sz="0" w:space="0" w:color="auto"/>
          </w:divBdr>
        </w:div>
        <w:div w:id="1230309882">
          <w:marLeft w:val="480"/>
          <w:marRight w:val="0"/>
          <w:marTop w:val="0"/>
          <w:marBottom w:val="0"/>
          <w:divBdr>
            <w:top w:val="none" w:sz="0" w:space="0" w:color="auto"/>
            <w:left w:val="none" w:sz="0" w:space="0" w:color="auto"/>
            <w:bottom w:val="none" w:sz="0" w:space="0" w:color="auto"/>
            <w:right w:val="none" w:sz="0" w:space="0" w:color="auto"/>
          </w:divBdr>
        </w:div>
        <w:div w:id="616452395">
          <w:marLeft w:val="480"/>
          <w:marRight w:val="0"/>
          <w:marTop w:val="0"/>
          <w:marBottom w:val="0"/>
          <w:divBdr>
            <w:top w:val="none" w:sz="0" w:space="0" w:color="auto"/>
            <w:left w:val="none" w:sz="0" w:space="0" w:color="auto"/>
            <w:bottom w:val="none" w:sz="0" w:space="0" w:color="auto"/>
            <w:right w:val="none" w:sz="0" w:space="0" w:color="auto"/>
          </w:divBdr>
        </w:div>
        <w:div w:id="853376065">
          <w:marLeft w:val="480"/>
          <w:marRight w:val="0"/>
          <w:marTop w:val="0"/>
          <w:marBottom w:val="0"/>
          <w:divBdr>
            <w:top w:val="none" w:sz="0" w:space="0" w:color="auto"/>
            <w:left w:val="none" w:sz="0" w:space="0" w:color="auto"/>
            <w:bottom w:val="none" w:sz="0" w:space="0" w:color="auto"/>
            <w:right w:val="none" w:sz="0" w:space="0" w:color="auto"/>
          </w:divBdr>
        </w:div>
        <w:div w:id="899290643">
          <w:marLeft w:val="480"/>
          <w:marRight w:val="0"/>
          <w:marTop w:val="0"/>
          <w:marBottom w:val="0"/>
          <w:divBdr>
            <w:top w:val="none" w:sz="0" w:space="0" w:color="auto"/>
            <w:left w:val="none" w:sz="0" w:space="0" w:color="auto"/>
            <w:bottom w:val="none" w:sz="0" w:space="0" w:color="auto"/>
            <w:right w:val="none" w:sz="0" w:space="0" w:color="auto"/>
          </w:divBdr>
        </w:div>
        <w:div w:id="888540325">
          <w:marLeft w:val="480"/>
          <w:marRight w:val="0"/>
          <w:marTop w:val="0"/>
          <w:marBottom w:val="0"/>
          <w:divBdr>
            <w:top w:val="none" w:sz="0" w:space="0" w:color="auto"/>
            <w:left w:val="none" w:sz="0" w:space="0" w:color="auto"/>
            <w:bottom w:val="none" w:sz="0" w:space="0" w:color="auto"/>
            <w:right w:val="none" w:sz="0" w:space="0" w:color="auto"/>
          </w:divBdr>
        </w:div>
        <w:div w:id="1330253865">
          <w:marLeft w:val="480"/>
          <w:marRight w:val="0"/>
          <w:marTop w:val="0"/>
          <w:marBottom w:val="0"/>
          <w:divBdr>
            <w:top w:val="none" w:sz="0" w:space="0" w:color="auto"/>
            <w:left w:val="none" w:sz="0" w:space="0" w:color="auto"/>
            <w:bottom w:val="none" w:sz="0" w:space="0" w:color="auto"/>
            <w:right w:val="none" w:sz="0" w:space="0" w:color="auto"/>
          </w:divBdr>
        </w:div>
      </w:divsChild>
    </w:div>
    <w:div w:id="1991249801">
      <w:bodyDiv w:val="1"/>
      <w:marLeft w:val="0"/>
      <w:marRight w:val="0"/>
      <w:marTop w:val="0"/>
      <w:marBottom w:val="0"/>
      <w:divBdr>
        <w:top w:val="none" w:sz="0" w:space="0" w:color="auto"/>
        <w:left w:val="none" w:sz="0" w:space="0" w:color="auto"/>
        <w:bottom w:val="none" w:sz="0" w:space="0" w:color="auto"/>
        <w:right w:val="none" w:sz="0" w:space="0" w:color="auto"/>
      </w:divBdr>
      <w:divsChild>
        <w:div w:id="1169103047">
          <w:marLeft w:val="480"/>
          <w:marRight w:val="0"/>
          <w:marTop w:val="0"/>
          <w:marBottom w:val="0"/>
          <w:divBdr>
            <w:top w:val="none" w:sz="0" w:space="0" w:color="auto"/>
            <w:left w:val="none" w:sz="0" w:space="0" w:color="auto"/>
            <w:bottom w:val="none" w:sz="0" w:space="0" w:color="auto"/>
            <w:right w:val="none" w:sz="0" w:space="0" w:color="auto"/>
          </w:divBdr>
        </w:div>
        <w:div w:id="184289603">
          <w:marLeft w:val="480"/>
          <w:marRight w:val="0"/>
          <w:marTop w:val="0"/>
          <w:marBottom w:val="0"/>
          <w:divBdr>
            <w:top w:val="none" w:sz="0" w:space="0" w:color="auto"/>
            <w:left w:val="none" w:sz="0" w:space="0" w:color="auto"/>
            <w:bottom w:val="none" w:sz="0" w:space="0" w:color="auto"/>
            <w:right w:val="none" w:sz="0" w:space="0" w:color="auto"/>
          </w:divBdr>
        </w:div>
        <w:div w:id="2118714551">
          <w:marLeft w:val="480"/>
          <w:marRight w:val="0"/>
          <w:marTop w:val="0"/>
          <w:marBottom w:val="0"/>
          <w:divBdr>
            <w:top w:val="none" w:sz="0" w:space="0" w:color="auto"/>
            <w:left w:val="none" w:sz="0" w:space="0" w:color="auto"/>
            <w:bottom w:val="none" w:sz="0" w:space="0" w:color="auto"/>
            <w:right w:val="none" w:sz="0" w:space="0" w:color="auto"/>
          </w:divBdr>
        </w:div>
        <w:div w:id="1230531536">
          <w:marLeft w:val="480"/>
          <w:marRight w:val="0"/>
          <w:marTop w:val="0"/>
          <w:marBottom w:val="0"/>
          <w:divBdr>
            <w:top w:val="none" w:sz="0" w:space="0" w:color="auto"/>
            <w:left w:val="none" w:sz="0" w:space="0" w:color="auto"/>
            <w:bottom w:val="none" w:sz="0" w:space="0" w:color="auto"/>
            <w:right w:val="none" w:sz="0" w:space="0" w:color="auto"/>
          </w:divBdr>
        </w:div>
        <w:div w:id="1414084984">
          <w:marLeft w:val="480"/>
          <w:marRight w:val="0"/>
          <w:marTop w:val="0"/>
          <w:marBottom w:val="0"/>
          <w:divBdr>
            <w:top w:val="none" w:sz="0" w:space="0" w:color="auto"/>
            <w:left w:val="none" w:sz="0" w:space="0" w:color="auto"/>
            <w:bottom w:val="none" w:sz="0" w:space="0" w:color="auto"/>
            <w:right w:val="none" w:sz="0" w:space="0" w:color="auto"/>
          </w:divBdr>
        </w:div>
        <w:div w:id="2011132480">
          <w:marLeft w:val="480"/>
          <w:marRight w:val="0"/>
          <w:marTop w:val="0"/>
          <w:marBottom w:val="0"/>
          <w:divBdr>
            <w:top w:val="none" w:sz="0" w:space="0" w:color="auto"/>
            <w:left w:val="none" w:sz="0" w:space="0" w:color="auto"/>
            <w:bottom w:val="none" w:sz="0" w:space="0" w:color="auto"/>
            <w:right w:val="none" w:sz="0" w:space="0" w:color="auto"/>
          </w:divBdr>
        </w:div>
        <w:div w:id="1621180385">
          <w:marLeft w:val="480"/>
          <w:marRight w:val="0"/>
          <w:marTop w:val="0"/>
          <w:marBottom w:val="0"/>
          <w:divBdr>
            <w:top w:val="none" w:sz="0" w:space="0" w:color="auto"/>
            <w:left w:val="none" w:sz="0" w:space="0" w:color="auto"/>
            <w:bottom w:val="none" w:sz="0" w:space="0" w:color="auto"/>
            <w:right w:val="none" w:sz="0" w:space="0" w:color="auto"/>
          </w:divBdr>
        </w:div>
        <w:div w:id="1839347526">
          <w:marLeft w:val="480"/>
          <w:marRight w:val="0"/>
          <w:marTop w:val="0"/>
          <w:marBottom w:val="0"/>
          <w:divBdr>
            <w:top w:val="none" w:sz="0" w:space="0" w:color="auto"/>
            <w:left w:val="none" w:sz="0" w:space="0" w:color="auto"/>
            <w:bottom w:val="none" w:sz="0" w:space="0" w:color="auto"/>
            <w:right w:val="none" w:sz="0" w:space="0" w:color="auto"/>
          </w:divBdr>
        </w:div>
      </w:divsChild>
    </w:div>
    <w:div w:id="2009097549">
      <w:bodyDiv w:val="1"/>
      <w:marLeft w:val="0"/>
      <w:marRight w:val="0"/>
      <w:marTop w:val="0"/>
      <w:marBottom w:val="0"/>
      <w:divBdr>
        <w:top w:val="none" w:sz="0" w:space="0" w:color="auto"/>
        <w:left w:val="none" w:sz="0" w:space="0" w:color="auto"/>
        <w:bottom w:val="none" w:sz="0" w:space="0" w:color="auto"/>
        <w:right w:val="none" w:sz="0" w:space="0" w:color="auto"/>
      </w:divBdr>
      <w:divsChild>
        <w:div w:id="1900552173">
          <w:marLeft w:val="480"/>
          <w:marRight w:val="0"/>
          <w:marTop w:val="0"/>
          <w:marBottom w:val="0"/>
          <w:divBdr>
            <w:top w:val="none" w:sz="0" w:space="0" w:color="auto"/>
            <w:left w:val="none" w:sz="0" w:space="0" w:color="auto"/>
            <w:bottom w:val="none" w:sz="0" w:space="0" w:color="auto"/>
            <w:right w:val="none" w:sz="0" w:space="0" w:color="auto"/>
          </w:divBdr>
        </w:div>
        <w:div w:id="551962225">
          <w:marLeft w:val="480"/>
          <w:marRight w:val="0"/>
          <w:marTop w:val="0"/>
          <w:marBottom w:val="0"/>
          <w:divBdr>
            <w:top w:val="none" w:sz="0" w:space="0" w:color="auto"/>
            <w:left w:val="none" w:sz="0" w:space="0" w:color="auto"/>
            <w:bottom w:val="none" w:sz="0" w:space="0" w:color="auto"/>
            <w:right w:val="none" w:sz="0" w:space="0" w:color="auto"/>
          </w:divBdr>
        </w:div>
        <w:div w:id="1314917834">
          <w:marLeft w:val="480"/>
          <w:marRight w:val="0"/>
          <w:marTop w:val="0"/>
          <w:marBottom w:val="0"/>
          <w:divBdr>
            <w:top w:val="none" w:sz="0" w:space="0" w:color="auto"/>
            <w:left w:val="none" w:sz="0" w:space="0" w:color="auto"/>
            <w:bottom w:val="none" w:sz="0" w:space="0" w:color="auto"/>
            <w:right w:val="none" w:sz="0" w:space="0" w:color="auto"/>
          </w:divBdr>
        </w:div>
        <w:div w:id="1060708801">
          <w:marLeft w:val="480"/>
          <w:marRight w:val="0"/>
          <w:marTop w:val="0"/>
          <w:marBottom w:val="0"/>
          <w:divBdr>
            <w:top w:val="none" w:sz="0" w:space="0" w:color="auto"/>
            <w:left w:val="none" w:sz="0" w:space="0" w:color="auto"/>
            <w:bottom w:val="none" w:sz="0" w:space="0" w:color="auto"/>
            <w:right w:val="none" w:sz="0" w:space="0" w:color="auto"/>
          </w:divBdr>
        </w:div>
        <w:div w:id="1780375647">
          <w:marLeft w:val="480"/>
          <w:marRight w:val="0"/>
          <w:marTop w:val="0"/>
          <w:marBottom w:val="0"/>
          <w:divBdr>
            <w:top w:val="none" w:sz="0" w:space="0" w:color="auto"/>
            <w:left w:val="none" w:sz="0" w:space="0" w:color="auto"/>
            <w:bottom w:val="none" w:sz="0" w:space="0" w:color="auto"/>
            <w:right w:val="none" w:sz="0" w:space="0" w:color="auto"/>
          </w:divBdr>
        </w:div>
        <w:div w:id="228883653">
          <w:marLeft w:val="480"/>
          <w:marRight w:val="0"/>
          <w:marTop w:val="0"/>
          <w:marBottom w:val="0"/>
          <w:divBdr>
            <w:top w:val="none" w:sz="0" w:space="0" w:color="auto"/>
            <w:left w:val="none" w:sz="0" w:space="0" w:color="auto"/>
            <w:bottom w:val="none" w:sz="0" w:space="0" w:color="auto"/>
            <w:right w:val="none" w:sz="0" w:space="0" w:color="auto"/>
          </w:divBdr>
        </w:div>
        <w:div w:id="781345591">
          <w:marLeft w:val="480"/>
          <w:marRight w:val="0"/>
          <w:marTop w:val="0"/>
          <w:marBottom w:val="0"/>
          <w:divBdr>
            <w:top w:val="none" w:sz="0" w:space="0" w:color="auto"/>
            <w:left w:val="none" w:sz="0" w:space="0" w:color="auto"/>
            <w:bottom w:val="none" w:sz="0" w:space="0" w:color="auto"/>
            <w:right w:val="none" w:sz="0" w:space="0" w:color="auto"/>
          </w:divBdr>
        </w:div>
        <w:div w:id="2093231852">
          <w:marLeft w:val="480"/>
          <w:marRight w:val="0"/>
          <w:marTop w:val="0"/>
          <w:marBottom w:val="0"/>
          <w:divBdr>
            <w:top w:val="none" w:sz="0" w:space="0" w:color="auto"/>
            <w:left w:val="none" w:sz="0" w:space="0" w:color="auto"/>
            <w:bottom w:val="none" w:sz="0" w:space="0" w:color="auto"/>
            <w:right w:val="none" w:sz="0" w:space="0" w:color="auto"/>
          </w:divBdr>
        </w:div>
        <w:div w:id="595139734">
          <w:marLeft w:val="480"/>
          <w:marRight w:val="0"/>
          <w:marTop w:val="0"/>
          <w:marBottom w:val="0"/>
          <w:divBdr>
            <w:top w:val="none" w:sz="0" w:space="0" w:color="auto"/>
            <w:left w:val="none" w:sz="0" w:space="0" w:color="auto"/>
            <w:bottom w:val="none" w:sz="0" w:space="0" w:color="auto"/>
            <w:right w:val="none" w:sz="0" w:space="0" w:color="auto"/>
          </w:divBdr>
        </w:div>
        <w:div w:id="1383745164">
          <w:marLeft w:val="480"/>
          <w:marRight w:val="0"/>
          <w:marTop w:val="0"/>
          <w:marBottom w:val="0"/>
          <w:divBdr>
            <w:top w:val="none" w:sz="0" w:space="0" w:color="auto"/>
            <w:left w:val="none" w:sz="0" w:space="0" w:color="auto"/>
            <w:bottom w:val="none" w:sz="0" w:space="0" w:color="auto"/>
            <w:right w:val="none" w:sz="0" w:space="0" w:color="auto"/>
          </w:divBdr>
        </w:div>
        <w:div w:id="1864050966">
          <w:marLeft w:val="480"/>
          <w:marRight w:val="0"/>
          <w:marTop w:val="0"/>
          <w:marBottom w:val="0"/>
          <w:divBdr>
            <w:top w:val="none" w:sz="0" w:space="0" w:color="auto"/>
            <w:left w:val="none" w:sz="0" w:space="0" w:color="auto"/>
            <w:bottom w:val="none" w:sz="0" w:space="0" w:color="auto"/>
            <w:right w:val="none" w:sz="0" w:space="0" w:color="auto"/>
          </w:divBdr>
        </w:div>
        <w:div w:id="1786804128">
          <w:marLeft w:val="480"/>
          <w:marRight w:val="0"/>
          <w:marTop w:val="0"/>
          <w:marBottom w:val="0"/>
          <w:divBdr>
            <w:top w:val="none" w:sz="0" w:space="0" w:color="auto"/>
            <w:left w:val="none" w:sz="0" w:space="0" w:color="auto"/>
            <w:bottom w:val="none" w:sz="0" w:space="0" w:color="auto"/>
            <w:right w:val="none" w:sz="0" w:space="0" w:color="auto"/>
          </w:divBdr>
        </w:div>
      </w:divsChild>
    </w:div>
    <w:div w:id="2037777343">
      <w:bodyDiv w:val="1"/>
      <w:marLeft w:val="0"/>
      <w:marRight w:val="0"/>
      <w:marTop w:val="0"/>
      <w:marBottom w:val="0"/>
      <w:divBdr>
        <w:top w:val="none" w:sz="0" w:space="0" w:color="auto"/>
        <w:left w:val="none" w:sz="0" w:space="0" w:color="auto"/>
        <w:bottom w:val="none" w:sz="0" w:space="0" w:color="auto"/>
        <w:right w:val="none" w:sz="0" w:space="0" w:color="auto"/>
      </w:divBdr>
      <w:divsChild>
        <w:div w:id="1301888195">
          <w:marLeft w:val="480"/>
          <w:marRight w:val="0"/>
          <w:marTop w:val="0"/>
          <w:marBottom w:val="0"/>
          <w:divBdr>
            <w:top w:val="none" w:sz="0" w:space="0" w:color="auto"/>
            <w:left w:val="none" w:sz="0" w:space="0" w:color="auto"/>
            <w:bottom w:val="none" w:sz="0" w:space="0" w:color="auto"/>
            <w:right w:val="none" w:sz="0" w:space="0" w:color="auto"/>
          </w:divBdr>
        </w:div>
        <w:div w:id="329449493">
          <w:marLeft w:val="480"/>
          <w:marRight w:val="0"/>
          <w:marTop w:val="0"/>
          <w:marBottom w:val="0"/>
          <w:divBdr>
            <w:top w:val="none" w:sz="0" w:space="0" w:color="auto"/>
            <w:left w:val="none" w:sz="0" w:space="0" w:color="auto"/>
            <w:bottom w:val="none" w:sz="0" w:space="0" w:color="auto"/>
            <w:right w:val="none" w:sz="0" w:space="0" w:color="auto"/>
          </w:divBdr>
        </w:div>
        <w:div w:id="1830558457">
          <w:marLeft w:val="480"/>
          <w:marRight w:val="0"/>
          <w:marTop w:val="0"/>
          <w:marBottom w:val="0"/>
          <w:divBdr>
            <w:top w:val="none" w:sz="0" w:space="0" w:color="auto"/>
            <w:left w:val="none" w:sz="0" w:space="0" w:color="auto"/>
            <w:bottom w:val="none" w:sz="0" w:space="0" w:color="auto"/>
            <w:right w:val="none" w:sz="0" w:space="0" w:color="auto"/>
          </w:divBdr>
        </w:div>
        <w:div w:id="1660501134">
          <w:marLeft w:val="480"/>
          <w:marRight w:val="0"/>
          <w:marTop w:val="0"/>
          <w:marBottom w:val="0"/>
          <w:divBdr>
            <w:top w:val="none" w:sz="0" w:space="0" w:color="auto"/>
            <w:left w:val="none" w:sz="0" w:space="0" w:color="auto"/>
            <w:bottom w:val="none" w:sz="0" w:space="0" w:color="auto"/>
            <w:right w:val="none" w:sz="0" w:space="0" w:color="auto"/>
          </w:divBdr>
        </w:div>
        <w:div w:id="614872515">
          <w:marLeft w:val="480"/>
          <w:marRight w:val="0"/>
          <w:marTop w:val="0"/>
          <w:marBottom w:val="0"/>
          <w:divBdr>
            <w:top w:val="none" w:sz="0" w:space="0" w:color="auto"/>
            <w:left w:val="none" w:sz="0" w:space="0" w:color="auto"/>
            <w:bottom w:val="none" w:sz="0" w:space="0" w:color="auto"/>
            <w:right w:val="none" w:sz="0" w:space="0" w:color="auto"/>
          </w:divBdr>
        </w:div>
        <w:div w:id="1941522026">
          <w:marLeft w:val="480"/>
          <w:marRight w:val="0"/>
          <w:marTop w:val="0"/>
          <w:marBottom w:val="0"/>
          <w:divBdr>
            <w:top w:val="none" w:sz="0" w:space="0" w:color="auto"/>
            <w:left w:val="none" w:sz="0" w:space="0" w:color="auto"/>
            <w:bottom w:val="none" w:sz="0" w:space="0" w:color="auto"/>
            <w:right w:val="none" w:sz="0" w:space="0" w:color="auto"/>
          </w:divBdr>
        </w:div>
        <w:div w:id="1842310912">
          <w:marLeft w:val="480"/>
          <w:marRight w:val="0"/>
          <w:marTop w:val="0"/>
          <w:marBottom w:val="0"/>
          <w:divBdr>
            <w:top w:val="none" w:sz="0" w:space="0" w:color="auto"/>
            <w:left w:val="none" w:sz="0" w:space="0" w:color="auto"/>
            <w:bottom w:val="none" w:sz="0" w:space="0" w:color="auto"/>
            <w:right w:val="none" w:sz="0" w:space="0" w:color="auto"/>
          </w:divBdr>
        </w:div>
        <w:div w:id="735010613">
          <w:marLeft w:val="480"/>
          <w:marRight w:val="0"/>
          <w:marTop w:val="0"/>
          <w:marBottom w:val="0"/>
          <w:divBdr>
            <w:top w:val="none" w:sz="0" w:space="0" w:color="auto"/>
            <w:left w:val="none" w:sz="0" w:space="0" w:color="auto"/>
            <w:bottom w:val="none" w:sz="0" w:space="0" w:color="auto"/>
            <w:right w:val="none" w:sz="0" w:space="0" w:color="auto"/>
          </w:divBdr>
        </w:div>
        <w:div w:id="1647393362">
          <w:marLeft w:val="480"/>
          <w:marRight w:val="0"/>
          <w:marTop w:val="0"/>
          <w:marBottom w:val="0"/>
          <w:divBdr>
            <w:top w:val="none" w:sz="0" w:space="0" w:color="auto"/>
            <w:left w:val="none" w:sz="0" w:space="0" w:color="auto"/>
            <w:bottom w:val="none" w:sz="0" w:space="0" w:color="auto"/>
            <w:right w:val="none" w:sz="0" w:space="0" w:color="auto"/>
          </w:divBdr>
        </w:div>
      </w:divsChild>
    </w:div>
    <w:div w:id="2073842198">
      <w:bodyDiv w:val="1"/>
      <w:marLeft w:val="0"/>
      <w:marRight w:val="0"/>
      <w:marTop w:val="0"/>
      <w:marBottom w:val="0"/>
      <w:divBdr>
        <w:top w:val="none" w:sz="0" w:space="0" w:color="auto"/>
        <w:left w:val="none" w:sz="0" w:space="0" w:color="auto"/>
        <w:bottom w:val="none" w:sz="0" w:space="0" w:color="auto"/>
        <w:right w:val="none" w:sz="0" w:space="0" w:color="auto"/>
      </w:divBdr>
    </w:div>
    <w:div w:id="2097361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2CE94C38-A331-6D45-85AB-6C0E5785EEC9}"/>
      </w:docPartPr>
      <w:docPartBody>
        <w:p w:rsidR="004901B0" w:rsidRDefault="00084756">
          <w:r w:rsidRPr="00892288">
            <w:rPr>
              <w:rStyle w:val="PlaceholderText"/>
            </w:rPr>
            <w:t>Click or tap here to enter text.</w:t>
          </w:r>
        </w:p>
      </w:docPartBody>
    </w:docPart>
    <w:docPart>
      <w:docPartPr>
        <w:name w:val="C8265EBE88E2D149BF20C8E249B16F4A"/>
        <w:category>
          <w:name w:val="General"/>
          <w:gallery w:val="placeholder"/>
        </w:category>
        <w:types>
          <w:type w:val="bbPlcHdr"/>
        </w:types>
        <w:behaviors>
          <w:behavior w:val="content"/>
        </w:behaviors>
        <w:guid w:val="{8A48627A-8976-0D4E-AD1C-0AF13CCCC1E1}"/>
      </w:docPartPr>
      <w:docPartBody>
        <w:p w:rsidR="004901B0" w:rsidRDefault="00084756" w:rsidP="00084756">
          <w:pPr>
            <w:pStyle w:val="C8265EBE88E2D149BF20C8E249B16F4A"/>
          </w:pPr>
          <w:r w:rsidRPr="004D7DC8">
            <w:rPr>
              <w:rStyle w:val="PlaceholderText"/>
            </w:rPr>
            <w:t>Click or tap here to enter text.</w:t>
          </w:r>
        </w:p>
      </w:docPartBody>
    </w:docPart>
    <w:docPart>
      <w:docPartPr>
        <w:name w:val="2C833DF61DDDE743AB53402497E2281B"/>
        <w:category>
          <w:name w:val="General"/>
          <w:gallery w:val="placeholder"/>
        </w:category>
        <w:types>
          <w:type w:val="bbPlcHdr"/>
        </w:types>
        <w:behaviors>
          <w:behavior w:val="content"/>
        </w:behaviors>
        <w:guid w:val="{E1DC1388-7012-AF4D-A8EA-F6085FD44061}"/>
      </w:docPartPr>
      <w:docPartBody>
        <w:p w:rsidR="004901B0" w:rsidRDefault="00084756" w:rsidP="00084756">
          <w:pPr>
            <w:pStyle w:val="2C833DF61DDDE743AB53402497E2281B"/>
          </w:pPr>
          <w:r w:rsidRPr="004D7DC8">
            <w:rPr>
              <w:rStyle w:val="PlaceholderText"/>
            </w:rPr>
            <w:t>Click or tap here to enter text.</w:t>
          </w:r>
        </w:p>
      </w:docPartBody>
    </w:docPart>
    <w:docPart>
      <w:docPartPr>
        <w:name w:val="0881A72C7ABF463682389A1CFC0F38EE"/>
        <w:category>
          <w:name w:val="General"/>
          <w:gallery w:val="placeholder"/>
        </w:category>
        <w:types>
          <w:type w:val="bbPlcHdr"/>
        </w:types>
        <w:behaviors>
          <w:behavior w:val="content"/>
        </w:behaviors>
        <w:guid w:val="{5E3457B7-4338-418F-816A-2E3DA51971AF}"/>
      </w:docPartPr>
      <w:docPartBody>
        <w:p w:rsidR="00186354" w:rsidRDefault="00C7507D" w:rsidP="00C7507D">
          <w:pPr>
            <w:pStyle w:val="0881A72C7ABF463682389A1CFC0F38EE"/>
          </w:pPr>
          <w:r w:rsidRPr="008922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756"/>
    <w:rsid w:val="00084756"/>
    <w:rsid w:val="00186354"/>
    <w:rsid w:val="001F39CE"/>
    <w:rsid w:val="004901B0"/>
    <w:rsid w:val="006D0D29"/>
    <w:rsid w:val="00975C64"/>
    <w:rsid w:val="00AC7712"/>
    <w:rsid w:val="00B11B9F"/>
    <w:rsid w:val="00BF75F5"/>
    <w:rsid w:val="00C7507D"/>
    <w:rsid w:val="00E04273"/>
    <w:rsid w:val="00F51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507D"/>
    <w:rPr>
      <w:color w:val="666666"/>
    </w:rPr>
  </w:style>
  <w:style w:type="paragraph" w:customStyle="1" w:styleId="C8265EBE88E2D149BF20C8E249B16F4A">
    <w:name w:val="C8265EBE88E2D149BF20C8E249B16F4A"/>
    <w:rsid w:val="00084756"/>
  </w:style>
  <w:style w:type="paragraph" w:customStyle="1" w:styleId="2C833DF61DDDE743AB53402497E2281B">
    <w:name w:val="2C833DF61DDDE743AB53402497E2281B"/>
    <w:rsid w:val="00084756"/>
  </w:style>
  <w:style w:type="paragraph" w:customStyle="1" w:styleId="0881A72C7ABF463682389A1CFC0F38EE">
    <w:name w:val="0881A72C7ABF463682389A1CFC0F38EE"/>
    <w:rsid w:val="00C7507D"/>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4BD44F-4550-EE4A-BAC0-523DBF575C5D}">
  <we:reference id="wa104382081" version="1.55.1.0" store="en-US" storeType="OMEX"/>
  <we:alternateReferences>
    <we:reference id="WA104382081" version="1.55.1.0" store="" storeType="OMEX"/>
  </we:alternateReferences>
  <we:properties>
    <we:property name="MENDELEY_CITATIONS" value="[{&quot;citationID&quot;:&quot;MENDELEY_CITATION_2bd3e8ed-8b7f-438d-bd75-76827a123ca2&quot;,&quot;properties&quot;:{&quot;noteIndex&quot;:0},&quot;isEdited&quot;:false,&quot;manualOverride&quot;:{&quot;isManuallyOverridden&quot;:false,&quot;citeprocText&quot;:&quot;(Buscemi et al., 2006; Kim et al., 1999; Matsuoka et al., 2007; O’Neill et al., 2000)&quot;,&quot;manualOverrideText&quot;:&quot;&quot;},&quot;citationTag&quot;:&quot;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&quot;,&quot;citationItems&quot;:[{&quot;id&quot;:&quot;1ad755db-8a70-31ba-b22b-67c0c4c4215e&quot;,&quot;itemData&quot;:{&quot;type&quot;:&quot;article-journal&quot;,&quot;id&quot;:&quot;1ad755db-8a70-31ba-b22b-67c0c4c4215e&quot;,&quot;title&quot;:&quot;DNA damage-induced cell cycle regulation and function of novel Chk2 phosphoresidues&quot;,&quot;author&quot;:[{&quot;family&quot;:&quot;Buscemi&quot;,&quot;given&quot;:&quot;Giacomo&quot;,&quot;parse-names&quot;:false,&quot;dropping-particle&quot;:&quot;&quot;,&quot;non-dropping-particle&quot;:&quot;&quot;},{&quot;family&quot;:&quot;Carlessi&quot;,&quot;given&quot;:&quot;Luigi&quot;,&quot;parse-names&quot;:false,&quot;dropping-particle&quot;:&quot;&quot;,&quot;non-dropping-particle&quot;:&quot;&quot;},{&quot;family&quot;:&quot;Zannini&quot;,&quot;given&quot;:&quot;Laura&quot;,&quot;parse-names&quot;:false,&quot;dropping-particle&quot;:&quot;&quot;,&quot;non-dropping-particle&quot;:&quot;&quot;},{&quot;family&quot;:&quot;Lisanti&quot;,&quot;given&quot;:&quot;Sofia&quot;,&quot;parse-names&quot;:false,&quot;dropping-particle&quot;:&quot;&quot;,&quot;non-dropping-particle&quot;:&quot;&quot;},{&quot;family&quot;:&quot;Fontanella&quot;,&quot;given&quot;:&quot;Enrico&quot;,&quot;parse-names&quot;:false,&quot;dropping-particle&quot;:&quot;&quot;,&quot;non-dropping-particle&quot;:&quot;&quot;},{&quot;family&quot;:&quot;Canevari&quot;,&quot;given&quot;:&quot;Silvana&quot;,&quot;parse-names&quot;:false,&quot;dropping-particle&quot;:&quot;&quot;,&quot;non-dropping-particle&quot;:&quot;&quot;},{&quot;family&quot;:&quot;Delia&quot;,&quot;given&quot;:&quot;Domenico&quot;,&quot;parse-names&quot;:false,&quot;dropping-particle&quot;:&quot;&quot;,&quot;non-dropping-particle&quot;:&quot;&quot;}],&quot;container-title&quot;:&quot;Molecular and cellular biology&quot;,&quot;container-title-short&quot;:&quot;Mol Cell Biol&quot;,&quot;accessed&quot;:{&quot;date-parts&quot;:[[2024,11,24]]},&quot;DOI&quot;:&quot;10.1128/MCB.00534-06&quot;,&quot;ISSN&quot;:&quot;0270-7306&quot;,&quot;PMID&quot;:&quot;16940182&quot;,&quot;URL&quot;:&quot;https://pubmed.ncbi.nlm.nih.gov/16940182/&quot;,&quot;issued&quot;:{&quot;date-parts&quot;:[[2006,11,1]]},&quot;page&quot;:&quot;7832-7845&quot;,&quot;abstract&quot;:&quot;Chk2 kinase is activated by DNA damage to regulate cell cycle arrest, DNA repair, and apoptosis. Phosphorylation of Chk2 in vivo by ataxia telangiectasia-mutated (ATM) on threonine 68 (T68) initiates a phosphorylation cascade that promotes the full activity of Chk2. We identified three serine residues (S19, S33, and S35) on Chk2 that became phosphorylated in vivo rapidly and exclusively in response to ionizing radiation (IR)-induced DNA double-strand breaks in an ATM- and Nbs1-dependent but ataxia telangiectasia- and Rad3-related-independent manner. Phosphorylation of these residues, restricted to the G(1) phase of the cell cycle, was induced by a higher dose of IR (&gt;1 Gy) than that required for phosphorylation of T68 (0.25 Gy) and declined by 45 to 90 min, concomitant with a rise in Chk2 autophosphorylation. Compared to the wild-type form, Chk2 with alanine substitutions at S19, S33, and S35 (Chk2(S3A)) showed impaired dimerization, defective auto- and trans-phosphorylation activities, and reduced ability to promote degradation of Hdmx, a phosphorylation target of Chk2 and regulator of p53 activity. Besides, Chk2(S3A) failed to inhibit cell growth and, in response to IR, to arrest G(1)/S progression. These findings underscore the critical roles of S19, S33, and S35 and argue that these phosphoresidues may serve to fine-tune the ATM-dependent response of Chk2 to increasing amounts of DNA damage.&quot;,&quot;publisher&quot;:&quot;Mol Cell Biol&quot;,&quot;issue&quot;:&quot;21&quot;,&quot;volume&quot;:&quot;26&quot;},&quot;isTemporary&quot;:false},{&quot;id&quot;:&quot;730288a0-4245-3f69-bfbc-01b3f02486cb&quot;,&quot;itemData&quot;:{&quot;type&quot;:&quot;article-journal&quot;,&quot;id&quot;:&quot;730288a0-4245-3f69-bfbc-01b3f02486cb&quot;,&quot;title&quot;:&quot;ATM and ATR substrate analysis reveals extensive protein networks responsive to DNA damage&quot;,&quot;author&quot;:[{&quot;family&quot;:&quot;Matsuoka&quot;,&quot;given&quot;:&quot;Shuhei&quot;,&quot;parse-names&quot;:false,&quot;dropping-particle&quot;:&quot;&quot;,&quot;non-dropping-particle&quot;:&quot;&quot;},{&quot;family&quot;:&quot;Ballif&quot;,&quot;given&quot;:&quot;Bryan A.&quot;,&quot;parse-names&quot;:false,&quot;dropping-particle&quot;:&quot;&quot;,&quot;non-dropping-particle&quot;:&quot;&quot;},{&quot;family&quot;:&quot;Smogorzewska&quot;,&quot;given&quot;:&quot;Agata&quot;,&quot;parse-names&quot;:false,&quot;dropping-particle&quot;:&quot;&quot;,&quot;non-dropping-particle&quot;:&quot;&quot;},{&quot;family&quot;:&quot;McDonald&quot;,&quot;given&quot;:&quot;E. Robert&quot;,&quot;parse-names&quot;:false,&quot;dropping-particle&quot;:&quot;&quot;,&quot;non-dropping-particle&quot;:&quot;&quot;},{&quot;family&quot;:&quot;Hurov&quot;,&quot;given&quot;:&quot;Kristen E.&quot;,&quot;parse-names&quot;:false,&quot;dropping-particle&quot;:&quot;&quot;,&quot;non-dropping-particle&quot;:&quot;&quot;},{&quot;family&quot;:&quot;Luo&quot;,&quot;given&quot;:&quot;Ji&quot;,&quot;parse-names&quot;:false,&quot;dropping-particle&quot;:&quot;&quot;,&quot;non-dropping-particle&quot;:&quot;&quot;},{&quot;family&quot;:&quot;Bakalarski&quot;,&quot;given&quot;:&quot;Corey E.&quot;,&quot;parse-names&quot;:false,&quot;dropping-particle&quot;:&quot;&quot;,&quot;non-dropping-particle&quot;:&quot;&quot;},{&quot;family&quot;:&quot;Zhao&quot;,&quot;given&quot;:&quot;Zhenming&quot;,&quot;parse-names&quot;:false,&quot;dropping-particle&quot;:&quot;&quot;,&quot;non-dropping-particle&quot;:&quot;&quot;},{&quot;family&quot;:&quot;Solimini&quot;,&quot;given&quot;:&quot;Nicole&quot;,&quot;parse-names&quot;:false,&quot;dropping-particle&quot;:&quot;&quot;,&quot;non-dropping-particle&quot;:&quot;&quot;},{&quot;family&quot;:&quot;Lerenthal&quot;,&quot;given&quot;:&quot;Yaniv&quot;,&quot;parse-names&quot;:false,&quot;dropping-particle&quot;:&quot;&quot;,&quot;non-dropping-particle&quot;:&quot;&quot;},{&quot;family&quot;:&quot;Shiloh&quot;,&quot;given&quot;:&quot;Yosef&quot;,&quot;parse-names&quot;:false,&quot;dropping-particle&quot;:&quot;&quot;,&quot;non-dropping-particle&quot;:&quot;&quot;},{&quot;family&quot;:&quot;Gygi&quot;,&quot;given&quot;:&quot;Steven P.&quot;,&quot;parse-names&quot;:false,&quot;dropping-particle&quot;:&quot;&quot;,&quot;non-dropping-particle&quot;:&quot;&quot;},{&quot;family&quot;:&quot;Elledge&quot;,&quot;given&quot;:&quot;Stephen J.&quot;,&quot;parse-names&quot;:false,&quot;dropping-particle&quot;:&quot;&quot;,&quot;non-dropping-particle&quot;:&quot;&quot;}],&quot;container-title&quot;:&quot;Science (New York, N.Y.)&quot;,&quot;container-title-short&quot;:&quot;Science&quot;,&quot;accessed&quot;:{&quot;date-parts&quot;:[[2024,11,24]]},&quot;DOI&quot;:&quot;10.1126/SCIENCE.1140321&quot;,&quot;ISSN&quot;:&quot;1095-9203&quot;,&quot;PMID&quot;:&quot;17525332&quot;,&quot;URL&quot;:&quot;https://pubmed.ncbi.nlm.nih.gov/17525332/&quot;,&quot;issued&quot;:{&quot;date-parts&quot;:[[2007,5,25]]},&quot;page&quot;:&quot;1160-1166&quot;,&quot;abstract&quot;:&quot;Cellular responses to DNA damage are mediated by a number of protein kinases, including ATM (ataxia telangiectasia mutated) and ATR (ATM and Rad3-reurted). The outlines of the signal transduction portion of this pathway are known, but little is known about the physiological scope of the DNA damage response (DDR). We performed a large-scale proteomic analysis of proteins phosphorylated in response to DNA damage on consensus sites recognized by ATM and ATR and identified more than 900 regulated phosphorylation sites encompassing over 700 proteins. Functional analysis of a subset of this data set indicated that this list is highly enriched for proteins involved in the DDR. This set of proteins is highly interconnected, and we identified a large number of protein modules and network not previously linked to the DDR. This database paints a much broader landscape for the DDR than was previously appreciated and opens new avenues of investigation into the responses to DNA damage in mammals.&quot;,&quot;publisher&quot;:&quot;Science&quot;,&quot;issue&quot;:&quot;5828&quot;,&quot;volume&quot;:&quot;316&quot;},&quot;isTemporary&quot;:false},{&quot;id&quot;:&quot;87762b20-fe08-340a-96ba-68734ea32025&quot;,&quot;itemData&quot;:{&quot;type&quot;:&quot;article-journal&quot;,&quot;id&quot;:&quot;87762b20-fe08-340a-96ba-68734ea32025&quot;,&quot;title&quot;:&quot;Utilization of oriented peptide libraries to identify substrate motifs selected by ATM&quot;,&quot;author&quot;:[{&quot;family&quot;:&quot;O'Neill&quot;,&quot;given&quot;:&quot;Ted&quot;,&quot;parse-names&quot;:false,&quot;dropping-particle&quot;:&quot;&quot;,&quot;non-dropping-particle&quot;:&quot;&quot;},{&quot;family&quot;:&quot;Dwyer&quot;,&quot;given&quot;:&quot;Alison J.&quot;,&quot;parse-names&quot;:false,&quot;dropping-particle&quot;:&quot;&quot;,&quot;non-dropping-particle&quot;:&quot;&quot;},{&quot;family&quot;:&quot;Ziv&quot;,&quot;given&quot;:&quot;Yael&quot;,&quot;parse-names&quot;:false,&quot;dropping-particle&quot;:&quot;&quot;,&quot;non-dropping-particle&quot;:&quot;&quot;},{&quot;family&quot;:&quot;Chan&quot;,&quot;given&quot;:&quot;Doug W.&quot;,&quot;parse-names&quot;:false,&quot;dropping-particle&quot;:&quot;&quot;,&quot;non-dropping-particle&quot;:&quot;&quot;},{&quot;family&quot;:&quot;Lees-Miller&quot;,&quot;given&quot;:&quot;Susan P.&quot;,&quot;parse-names&quot;:false,&quot;dropping-particle&quot;:&quot;&quot;,&quot;non-dropping-particle&quot;:&quot;&quot;},{&quot;family&quot;:&quot;Abraham&quot;,&quot;given&quot;:&quot;Robert H.&quot;,&quot;parse-names&quot;:false,&quot;dropping-particle&quot;:&quot;&quot;,&quot;non-dropping-particle&quot;:&quot;&quot;},{&quot;family&quot;:&quot;Lai&quot;,&quot;given&quot;:&quot;Jack H.&quot;,&quot;parse-names&quot;:false,&quot;dropping-particle&quot;:&quot;&quot;,&quot;non-dropping-particle&quot;:&quot;&quot;},{&quot;family&quot;:&quot;Hill&quot;,&quot;given&quot;:&quot;David&quot;,&quot;parse-names&quot;:false,&quot;dropping-particle&quot;:&quot;&quot;,&quot;non-dropping-particle&quot;:&quot;&quot;},{&quot;family&quot;:&quot;Shiloh&quot;,&quot;given&quot;:&quot;Yossi&quot;,&quot;parse-names&quot;:false,&quot;dropping-particle&quot;:&quot;&quot;,&quot;non-dropping-particle&quot;:&quot;&quot;},{&quot;family&quot;:&quot;Cantley&quot;,&quot;given&quot;:&quot;Lewis C.&quot;,&quot;parse-names&quot;:false,&quot;dropping-particle&quot;:&quot;&quot;,&quot;non-dropping-particle&quot;:&quot;&quot;},{&quot;family&quot;:&quot;Rathbun&quot;,&quot;given&quot;:&quot;Gary A.&quot;,&quot;parse-names&quot;:false,&quot;dropping-particle&quot;:&quot;&quot;,&quot;non-dropping-particle&quot;:&quot;&quot;}],&quot;container-title&quot;:&quot;The Journal of biological chemistry&quot;,&quot;container-title-short&quot;:&quot;J Biol Chem&quot;,&quot;accessed&quot;:{&quot;date-parts&quot;:[[2024,11,24]]},&quot;DOI&quot;:&quot;10.1074/JBC.M001002200&quot;,&quot;ISSN&quot;:&quot;0021-9258&quot;,&quot;PMID&quot;:&quot;10801797&quot;,&quot;URL&quot;:&quot;https://pubmed.ncbi.nlm.nih.gov/10801797/&quot;,&quot;issued&quot;:{&quot;date-parts&quot;:[[2000,7,28]]},&quot;page&quot;:&quot;22719-22727&quot;,&quot;abstract&quot;:&quot;The ataxia telangiectasia mutated (ATM) gene encodes a serine/threonine protein kinase that plays a critical role in genomic surveillance and development. Here, we use a peptide library approach to define the in vitro substrate specificity of ATM kinase activity. The peptide library analysis identified an optimal sequence with a central core motif of LSQE that is preferentially phosphorylated by ATM. The contributions of the amino acids surrounding serine in the LSQE motif were assessed by utilizing specific peptide libraries or individual peptide substrates. All amino acids comprising the LSQE sequence were critical for maximum peptide substrate suitability for ATM. The DNA-dependent protein kinase (DNA-PK), a Ser/Thr kinase related to ATM and important in DNA repair, was compared with ATM in terms of peptide substrate selectivity. DNA-PK was found to be unique in its preference of neighboring amino acids to the phosphorylated serine. Peptide library analyses defined a preferred amino acid motif for ATM that permits clear distinctions between ATM and DNA-PK kinase activity. Data base searches using the library-derived ATM sequence identified previously characterized substrates of ATM, as well as novel candidate substrate targets that may function downstream in ATM-directed signaling pathways.&quot;,&quot;publisher&quot;:&quot;J Biol Chem&quot;,&quot;issue&quot;:&quot;30&quot;,&quot;volume&quot;:&quot;275&quot;},&quot;isTemporary&quot;:false},{&quot;id&quot;:&quot;1156d248-717b-39e0-be3d-8679e955f621&quot;,&quot;itemData&quot;:{&quot;type&quot;:&quot;article-journal&quot;,&quot;id&quot;:&quot;1156d248-717b-39e0-be3d-8679e955f621&quot;,&quot;title&quot;:&quot;Substrate specificities and identification of putative substrates of ATM kinase family members&quot;,&quot;author&quot;:[{&quot;family&quot;:&quot;Kim&quot;,&quot;given&quot;:&quot;Seong Tae&quot;,&quot;parse-names&quot;:false,&quot;dropping-particle&quot;:&quot;&quot;,&quot;non-dropping-particle&quot;:&quot;&quot;},{&quot;family&quot;:&quot;Lim&quot;,&quot;given&quot;:&quot;Dae Sik&quot;,&quot;parse-names&quot;:false,&quot;dropping-particle&quot;:&quot;&quot;,&quot;non-dropping-particle&quot;:&quot;&quot;},{&quot;family&quot;:&quot;Canman&quot;,&quot;given&quot;:&quot;Christine E.&quot;,&quot;parse-names&quot;:false,&quot;dropping-particle&quot;:&quot;&quot;,&quot;non-dropping-particle&quot;:&quot;&quot;},{&quot;family&quot;:&quot;Kastan&quot;,&quot;given&quot;:&quot;Michael B.&quot;,&quot;parse-names&quot;:false,&quot;dropping-particle&quot;:&quot;&quot;,&quot;non-dropping-particle&quot;:&quot;&quot;}],&quot;container-title&quot;:&quot;The Journal of biological chemistry&quot;,&quot;container-title-short&quot;:&quot;J Biol Chem&quot;,&quot;accessed&quot;:{&quot;date-parts&quot;:[[2024,11,24]]},&quot;DOI&quot;:&quot;10.1074/JBC.274.53.37538&quot;,&quot;ISSN&quot;:&quot;0021-9258&quot;,&quot;PMID&quot;:&quot;10608806&quot;,&quot;URL&quot;:&quot;https://pubmed.ncbi.nlm.nih.gov/10608806/&quot;,&quot;issued&quot;:{&quot;date-parts&quot;:[[1999,12,31]]},&quot;page&quot;:&quot;37538-37543&quot;,&quot;abstract&quot;:&quot;Ataxia telangiectasia mutated (ATM) phosphorylates p53 protein in response to ionizing radiation, but the complex phenotype of AT cells suggests that it must have other cellular substrates as well. To identify substrates for ATM and the related kinases ATR and DNA-PK, we optimized in vitro kinase assays and developed a rapid peptide screening method to determine general phosphorylation consensus sequences. ATM and ATR require Mn2+, but not DNA ends or Ku proteins, for optimal in vitro activity while DNA-PKCs requires Mg2+, DNA ends, and Ku proteins. From p53 peptide mutagenesis analysis, we found that the sequence S/TQ is a minimal essential requirement for all three kinases. In addition, hydrophobic amino acids and negatively charged amino acids immediately NH2-terminal to serine or threonine are positive determinants and positively charged amino acids in the region are negative determinants for substrate phosphorylation. We determined a general phosphorylation consensus sequence for ATM and identified putative in vitro targets by using glutathione S-transferase peptides as substrates. Putative ATM in vitro targets include p95/nibrin, Mre11, Brca1, Rad17, PTS, WRN, and ATM (S440) itself. Brca2, phosphatidylinositol 3-kinase, and DNA-5B peptides were phosphorylated specifically by ATR, and DNA Ligase IV is a specific in vitro substrate of DNA-PK.&quot;,&quot;publisher&quot;:&quot;J Biol Chem&quot;,&quot;issue&quot;:&quot;53&quot;,&quot;volume&quot;:&quot;274&quot;},&quot;isTemporary&quot;:false}]},{&quot;citationID&quot;:&quot;MENDELEY_CITATION_4732eb46-5621-4412-9731-b5282fc82d13&quot;,&quot;properties&quot;:{&quot;noteIndex&quot;:0},&quot;isEdited&quot;:false,&quot;manualOverride&quot;:{&quot;isManuallyOverridden&quot;:true,&quot;citeprocText&quot;:&quot;(Almawi et al., 2017; Zannini et al., n.d.)&quot;,&quot;manualOverrideText&quot;:&quot;(Almawi et al., 2017; Zannini et al., 2014)&quot;},&quot;citationTag&quot;:&quot;MENDELEY_CITATION_v3_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&quot;,&quot;citationItems&quot;:[{&quot;id&quot;:&quot;73ff73ef-8a30-31ca-a6eb-df58ff873361&quot;,&quot;itemData&quot;:{&quot;type&quot;:&quot;article-journal&quot;,&quot;id&quot;:&quot;73ff73ef-8a30-31ca-a6eb-df58ff873361&quot;,&quot;title&quot;:&quot;FHA domains: Phosphopeptide binding and beyond&quot;,&quot;author&quot;:[{&quot;family&quot;:&quot;Almawi&quot;,&quot;given&quot;:&quot;Ahmad W.&quot;,&quot;parse-names&quot;:false,&quot;dropping-particle&quot;:&quot;&quot;,&quot;non-dropping-particle&quot;:&quot;&quot;},{&quot;family&quot;:&quot;Matthews&quot;,&quot;given&quot;:&quot;Lindsay A.&quot;,&quot;parse-names&quot;:false,&quot;dropping-particle&quot;:&quot;&quot;,&quot;non-dropping-particle&quot;:&quot;&quot;},{&quot;family&quot;:&quot;Guarné&quot;,&quot;given&quot;:&quot;Alba&quot;,&quot;parse-names&quot;:false,&quot;dropping-particle&quot;:&quot;&quot;,&quot;non-dropping-particle&quot;:&quot;&quot;}],&quot;container-title&quot;:&quot;Progress in biophysics and molecular biology&quot;,&quot;container-title-short&quot;:&quot;Prog Biophys Mol Biol&quot;,&quot;accessed&quot;:{&quot;date-parts&quot;:[[2024,11,24]]},&quot;DOI&quot;:&quot;10.1016/J.PBIOMOLBIO.2016.12.003&quot;,&quot;ISSN&quot;:&quot;1873-1732&quot;,&quot;PMID&quot;:&quot;27939759&quot;,&quot;URL&quot;:&quot;https://pubmed.ncbi.nlm.nih.gov/27939759/&quot;,&quot;issued&quot;:{&quot;date-parts&quot;:[[2017,8,1]]},&quot;page&quot;:&quot;105-110&quot;,&quot;abstract&quot;:&quot;Forkhead-associated (FHA) domains are small phosphopeptide recognition modules found in eubacterial and eukaryotic, but not archeal, genomes. Although they were originally found in forkhead-type transcription factors, they have now been identified in many other signaling proteins. FHA domains share a remarkably conserved fold despite very low sequence conservation. They only have five conserved amino acids that are important for binding to phosphorylated epitopes. Recent work from several laboratories has demonstrated that FHA domains can mediate many interactions that do not depend on their ability to recognize a phosphorylated threonine. In this review, we present structural and biochemical work that has unveiled novel interaction interfaces on FHA domains. We discuss how these non-canonical interactions modulate the recognition of phosphorylated and non-phosphorylated substrates, as well as protein oligomerization – events that collectively determine FHA function.&quot;,&quot;publisher&quot;:&quot;Prog Biophys Mol Biol&quot;,&quot;volume&quot;:&quot;127&quot;},&quot;isTemporary&quot;:false},{&quot;id&quot;:&quot;6c0247b8-038c-376b-9c30-f660d35da08c&quot;,&quot;itemData&quot;:{&quot;type&quot;:&quot;article-journal&quot;,&quot;id&quot;:&quot;6c0247b8-038c-376b-9c30-f660d35da08c&quot;,&quot;title&quot;:&quot;CHK2 kinase in the DNA damage response and beyond&quot;,&quot;author&quot;:[{&quot;family&quot;:&quot;Zannini&quot;,&quot;given&quot;:&quot;L&quot;,&quot;parse-names&quot;:false,&quot;dropping-particle&quot;:&quot;&quot;,&quot;non-dropping-particle&quot;:&quot;&quot;},{&quot;family&quot;:&quot;Delia&quot;,&quot;given&quot;:&quot;D&quot;,&quot;parse-names&quot;:false,&quot;dropping-particle&quot;:&quot;&quot;,&quot;non-dropping-particle&quot;:&quot;&quot;},{&quot;family&quot;:&quot;cell&quot;,&quot;given&quot;:&quot;G Buscemi - Journal of molecular&quot;,&quot;parse-names&quot;:false,&quot;dropping-particle&quot;:&quot;&quot;,&quot;non-dropping-particle&quot;:&quot;&quot;},{&quot;family&quot;:&quot;2014&quot;,&quot;given&quot;:&quot;undefined&quot;,&quot;parse-names&quot;:false,&quot;dropping-particle&quot;:&quot;&quot;,&quot;non-dropping-particle&quot;:&quot;&quot;}],&quot;container-title&quot;:&quot;academic.oup.com&quot;,&quot;accessed&quot;:{&quot;date-parts&quot;:[[2024,11,23]]},&quot;URL&quot;:&quot;https://academic.oup.com/jmcb/article-abstract/6/6/442/2886260&quot;,&quot;container-title-short&quot;:&quot;&quot;},&quot;isTemporary&quot;:false}]},{&quot;citationID&quot;:&quot;MENDELEY_CITATION_8460da68-d41d-4856-8fd1-723698bf013d&quot;,&quot;properties&quot;:{&quot;noteIndex&quot;:0},&quot;isEdited&quot;:false,&quot;manualOverride&quot;:{&quot;isManuallyOverridden&quot;:false,&quot;citeprocText&quot;:&quot;(Akcay et al., 2021; Baloch et al., 2014; Kleiblová et al., 2019; Momozawa et al., 2018; Xie et al., 2018)&quot;,&quot;manualOverrideText&quot;:&quot;&quot;},&quot;citationTag&quot;:&quot;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&quot;,&quot;citationItems&quot;:[{&quot;id&quot;:&quot;05676c0a-1918-3935-a099-740e68f53195&quot;,&quot;itemData&quot;:{&quot;type&quot;:&quot;article-journal&quot;,&quot;id&quot;:&quot;05676c0a-1918-3935-a099-740e68f53195&quot;,&quot;title&quot;:&quot;Missense mutations (p.H371Y, p.D438Y) in gene CHEK2 are associated with breast cancer risk in women of Balochistan origin&quot;,&quot;author&quot;:[{&quot;family&quot;:&quot;Baloch&quot;,&quot;given&quot;:&quot;Abdul Hameed&quot;,&quot;parse-names&quot;:false,&quot;dropping-particle&quot;:&quot;&quot;,&quot;non-dropping-particle&quot;:&quot;&quot;},{&quot;family&quot;:&quot;Daud&quot;,&quot;given&quot;:&quot;Shakeela&quot;,&quot;parse-names&quot;:false,&quot;dropping-particle&quot;:&quot;&quot;,&quot;non-dropping-particle&quot;:&quot;&quot;},{&quot;family&quot;:&quot;Raheem&quot;,&quot;given&quot;:&quot;Nafeesa&quot;,&quot;parse-names&quot;:false,&quot;dropping-particle&quot;:&quot;&quot;,&quot;non-dropping-particle&quot;:&quot;&quot;},{&quot;family&quot;:&quot;Luqman&quot;,&quot;given&quot;:&quot;Muhammad&quot;,&quot;parse-names&quot;:false,&quot;dropping-particle&quot;:&quot;&quot;,&quot;non-dropping-particle&quot;:&quot;&quot;},{&quot;family&quot;:&quot;Ahmad&quot;,&quot;given&quot;:&quot;Adeel&quot;,&quot;parse-names&quot;:false,&quot;dropping-particle&quot;:&quot;&quot;,&quot;non-dropping-particle&quot;:&quot;&quot;},{&quot;family&quot;:&quot;Rehman&quot;,&quot;given&quot;:&quot;Abdul&quot;,&quot;parse-names&quot;:false,&quot;dropping-particle&quot;:&quot;&quot;,&quot;non-dropping-particle&quot;:&quot;&quot;},{&quot;family&quot;:&quot;Shuja&quot;,&quot;given&quot;:&quot;Jameela&quot;,&quot;parse-names&quot;:false,&quot;dropping-particle&quot;:&quot;&quot;,&quot;non-dropping-particle&quot;:&quot;&quot;},{&quot;family&quot;:&quot;Rasheed&quot;,&quot;given&quot;:&quot;Saeeda&quot;,&quot;parse-names&quot;:false,&quot;dropping-particle&quot;:&quot;&quot;,&quot;non-dropping-particle&quot;:&quot;&quot;},{&quot;family&quot;:&quot;Ali&quot;,&quot;given&quot;:&quot;Akhtar&quot;,&quot;parse-names&quot;:false,&quot;dropping-particle&quot;:&quot;&quot;,&quot;non-dropping-particle&quot;:&quot;&quot;},{&quot;family&quot;:&quot;Kakar&quot;,&quot;given&quot;:&quot;Naseebullah&quot;,&quot;parse-names&quot;:false,&quot;dropping-particle&quot;:&quot;&quot;,&quot;non-dropping-particle&quot;:&quot;&quot;},{&quot;family&quot;:&quot;Naseeb&quot;,&quot;given&quot;:&quot;Hafiz Khush&quot;,&quot;parse-names&quot;:false,&quot;dropping-particle&quot;:&quot;&quot;,&quot;non-dropping-particle&quot;:&quot;&quot;},{&quot;family&quot;:&quot;Mengal&quot;,&quot;given&quot;:&quot;Mohammad Alam&quot;,&quot;parse-names&quot;:false,&quot;dropping-particle&quot;:&quot;&quot;,&quot;non-dropping-particle&quot;:&quot;&quot;},{&quot;family&quot;:&quot;Awan&quot;,&quot;given&quot;:&quot;Muhammad Arif&quot;,&quot;parse-names&quot;:false,&quot;dropping-particle&quot;:&quot;&quot;,&quot;non-dropping-particle&quot;:&quot;&quot;},{&quot;family&quot;:&quot;Wasim&quot;,&quot;given&quot;:&quot;Muhammad&quot;,&quot;parse-names&quot;:false,&quot;dropping-particle&quot;:&quot;&quot;,&quot;non-dropping-particle&quot;:&quot;&quot;},{&quot;family&quot;:&quot;Baloch&quot;,&quot;given&quot;:&quot;Dost Mohammad&quot;,&quot;parse-names&quot;:false,&quot;dropping-particle&quot;:&quot;&quot;,&quot;non-dropping-particle&quot;:&quot;&quot;},{&quot;family&quot;:&quot;Ahmad&quot;,&quot;given&quot;:&quot;Jamil&quot;,&quot;parse-names&quot;:false,&quot;dropping-particle&quot;:&quot;&quot;,&quot;non-dropping-particle&quot;:&quot;&quot;}],&quot;container-title&quot;:&quot;Molecular biology reports&quot;,&quot;container-title-short&quot;:&quot;Mol Biol Rep&quot;,&quot;accessed&quot;:{&quot;date-parts&quot;:[[2025,3,23]]},&quot;DOI&quot;:&quot;10.1007/S11033-013-2956-X&quot;,&quot;ISSN&quot;:&quot;1573-4978&quot;,&quot;PMID&quot;:&quot;24390236&quot;,&quot;URL&quot;:&quot;https://pubmed.ncbi.nlm.nih.gov/24390236/&quot;,&quot;issued&quot;:{&quot;date-parts&quot;:[[2014]]},&quot;page&quot;:&quot;1103-1107&quot;,&quot;abstract&quot;:&quot;CHEK2 encodes a serine/threonine-protein kinase which plays a critical role in DNA damage signaling pathways. CHEK2 directly phosphorylates and regulates the functions of p53 and BRCA1. Most women with breast and/or ovarian cancer are not carriers of mutant BRCA1 or BRCA2. Multiple studies have shown that a CHEK2*1100delC confers about a two-fold increased risk of breast cancer in unselected females and a tenfold increase in males. Moreover, studies have shown that first-degree relatives of bilateral breast cancer cases who carried the CHEK2*1100delC allele had an eight-fold increased risk of breast cancer. It has been suggested that CHEK2 functions as a low-penetrance susceptibility gene for cancers and multiplies the risks associated with other gene(s) to increase cancer risk. The main goal of this study was to evaluate and to compare the role of truncating mutations, splice junction mutations and rare missense substitutions in breast cancer susceptibility gene CHEK2. Present study was performed on 140 individuals including 70 breast cancer patients both with and without family history and 70 normal individuals. Written consent was obtained and 3 ml intravenous blood was drawn from all the subjects. DNA was extracted from all the samples through inorganic method published already. Primers were synthesized for all the 14 exons of CHEK2 gene. Coding and adjacent intronic sequences of CHEK2 gene were amplified and sequenced. Two genetic variants (p.H371Y, p.D438Y) were found in exon 10 and exon 11 of gene CHEK2 which were not found in any of the 70 control individuals from same geographical area and ethnic group. The genetic variant c.1312G&gt;T (p.D438Y) identified in a patient with a family history of breast cancer. To our knowledge, this is first mutation scanning study of gene CHEK2 from Balochistan population. © Springer Science+Business Media 2014.&quot;,&quot;publisher&quot;:&quot;Mol Biol Rep&quot;,&quot;issue&quot;:&quot;2&quot;,&quot;volume&quot;:&quot;41&quot;},&quot;isTemporary&quot;:false},{&quot;id&quot;:&quot;7a0f035d-089c-33ef-8020-4064292bbd0c&quot;,&quot;itemData&quot;:{&quot;type&quot;:&quot;article-journal&quot;,&quot;id&quot;:&quot;7a0f035d-089c-33ef-8020-4064292bbd0c&quot;,&quot;title&quot;:&quot;Germline CHEK2 Gene Mutations in Hereditary Breast Cancer Predisposition - Mutation Types and their Biological and Clinical Relevance&quot;,&quot;author&quot;:[{&quot;family&quot;:&quot;Kleiblová&quot;,&quot;given&quot;:&quot;Petra&quot;,&quot;parse-names&quot;:false,&quot;dropping-particle&quot;:&quot;&quot;,&quot;non-dropping-particle&quot;:&quot;&quot;},{&quot;family&quot;:&quot;Stolařová&quot;,&quot;given&quot;:&quot;L.&quot;,&quot;parse-names&quot;:false,&quot;dropping-particle&quot;:&quot;&quot;,&quot;non-dropping-particle&quot;:&quot;&quot;},{&quot;family&quot;:&quot;Křížová&quot;,&quot;given&quot;:&quot;K.&quot;,&quot;parse-names&quot;:false,&quot;dropping-particle&quot;:&quot;&quot;,&quot;non-dropping-particle&quot;:&quot;&quot;},{&quot;family&quot;:&quot;Lhota&quot;,&quot;given&quot;:&quot;F.&quot;,&quot;parse-names&quot;:false,&quot;dropping-particle&quot;:&quot;&quot;,&quot;non-dropping-particle&quot;:&quot;&quot;},{&quot;family&quot;:&quot;Hojný&quot;,&quot;given&quot;:&quot;J.&quot;,&quot;parse-names&quot;:false,&quot;dropping-particle&quot;:&quot;&quot;,&quot;non-dropping-particle&quot;:&quot;&quot;},{&quot;family&quot;:&quot;Zemánková&quot;,&quot;given&quot;:&quot;P.&quot;,&quot;parse-names&quot;:false,&quot;dropping-particle&quot;:&quot;&quot;,&quot;non-dropping-particle&quot;:&quot;&quot;},{&quot;family&quot;:&quot;Havránek&quot;,&quot;given&quot;:&quot;O.&quot;,&quot;parse-names&quot;:false,&quot;dropping-particle&quot;:&quot;&quot;,&quot;non-dropping-particle&quot;:&quot;&quot;},{&quot;family&quot;:&quot;Vočka&quot;,&quot;given&quot;:&quot;M.&quot;,&quot;parse-names&quot;:false,&quot;dropping-particle&quot;:&quot;&quot;,&quot;non-dropping-particle&quot;:&quot;&quot;},{&quot;family&quot;:&quot;Černá&quot;,&quot;given&quot;:&quot;M.&quot;,&quot;parse-names&quot;:false,&quot;dropping-particle&quot;:&quot;&quot;,&quot;non-dropping-particle&quot;:&quot;&quot;},{&quot;family&quot;:&quot;Lhotová&quot;,&quot;given&quot;:&quot;K.&quot;,&quot;parse-names&quot;:false,&quot;dropping-particle&quot;:&quot;&quot;,&quot;non-dropping-particle&quot;:&quot;&quot;},{&quot;family&quot;:&quot;Borecká&quot;,&quot;given&quot;:&quot;M.&quot;,&quot;parse-names&quot;:false,&quot;dropping-particle&quot;:&quot;&quot;,&quot;non-dropping-particle&quot;:&quot;&quot;},{&quot;family&quot;:&quot;Janatová&quot;,&quot;given&quot;:&quot;M.&quot;,&quot;parse-names&quot;:false,&quot;dropping-particle&quot;:&quot;&quot;,&quot;non-dropping-particle&quot;:&quot;&quot;},{&quot;family&quot;:&quot;Soukupová&quot;,&quot;given&quot;:&quot;J.&quot;,&quot;parse-names&quot;:false,&quot;dropping-particle&quot;:&quot;&quot;,&quot;non-dropping-particle&quot;:&quot;&quot;},{&quot;family&quot;:&quot;Ševčík&quot;,&quot;given&quot;:&quot;J.&quot;,&quot;parse-names&quot;:false,&quot;dropping-particle&quot;:&quot;&quot;,&quot;non-dropping-particle&quot;:&quot;&quot;},{&quot;family&quot;:&quot;Zimovjanová&quot;,&quot;given&quot;:&quot;M.&quot;,&quot;parse-names&quot;:false,&quot;dropping-particle&quot;:&quot;&quot;,&quot;non-dropping-particle&quot;:&quot;&quot;},{&quot;family&quot;:&quot;Kotlas&quot;,&quot;given&quot;:&quot;J.&quot;,&quot;parse-names&quot;:false,&quot;dropping-particle&quot;:&quot;&quot;,&quot;non-dropping-particle&quot;:&quot;&quot;},{&quot;family&quot;:&quot;Panczak&quot;,&quot;given&quot;:&quot;A.&quot;,&quot;parse-names&quot;:false,&quot;dropping-particle&quot;:&quot;&quot;,&quot;non-dropping-particle&quot;:&quot;&quot;},{&quot;family&quot;:&quot;Veselá&quot;,&quot;given&quot;:&quot;K.&quot;,&quot;parse-names&quot;:false,&quot;dropping-particle&quot;:&quot;&quot;,&quot;non-dropping-particle&quot;:&quot;&quot;},{&quot;family&quot;:&quot;Červenková&quot;,&quot;given&quot;:&quot;J.&quot;,&quot;parse-names&quot;:false,&quot;dropping-particle&quot;:&quot;&quot;,&quot;non-dropping-particle&quot;:&quot;&quot;},{&quot;family&quot;:&quot;Schneiderová&quot;,&quot;given&quot;:&quot;M.&quot;,&quot;parse-names&quot;:false,&quot;dropping-particle&quot;:&quot;&quot;,&quot;non-dropping-particle&quot;:&quot;&quot;},{&quot;family&quot;:&quot;Burócziová&quot;,&quot;given&quot;:&quot;M.&quot;,&quot;parse-names&quot;:false,&quot;dropping-particle&quot;:&quot;&quot;,&quot;non-dropping-particle&quot;:&quot;&quot;},{&quot;family&quot;:&quot;Burdová&quot;,&quot;given&quot;:&quot;K.&quot;,&quot;parse-names&quot;:false,&quot;dropping-particle&quot;:&quot;&quot;,&quot;non-dropping-particle&quot;:&quot;&quot;},{&quot;family&quot;:&quot;Stránecký&quot;,&quot;given&quot;:&quot;V.&quot;,&quot;parse-names&quot;:false,&quot;dropping-particle&quot;:&quot;&quot;,&quot;non-dropping-particle&quot;:&quot;&quot;},{&quot;family&quot;:&quot;Foretová&quot;,&quot;given&quot;:&quot;L.&quot;,&quot;parse-names&quot;:false,&quot;dropping-particle&quot;:&quot;&quot;,&quot;non-dropping-particle&quot;:&quot;&quot;},{&quot;family&quot;:&quot;Macháčková&quot;,&quot;given&quot;:&quot;E.&quot;,&quot;parse-names&quot;:false,&quot;dropping-particle&quot;:&quot;&quot;,&quot;non-dropping-particle&quot;:&quot;&quot;},{&quot;family&quot;:&quot;Tavandzis&quot;,&quot;given&quot;:&quot;S.&quot;,&quot;parse-names&quot;:false,&quot;dropping-particle&quot;:&quot;&quot;,&quot;non-dropping-particle&quot;:&quot;&quot;},{&quot;family&quot;:&quot;Kmoch&quot;,&quot;given&quot;:&quot;S.&quot;,&quot;parse-names&quot;:false,&quot;dropping-particle&quot;:&quot;&quot;,&quot;non-dropping-particle&quot;:&quot;&quot;},{&quot;family&quot;:&quot;Macůrek&quot;,&quot;given&quot;:&quot;L.&quot;,&quot;parse-names&quot;:false,&quot;dropping-particle&quot;:&quot;&quot;,&quot;non-dropping-particle&quot;:&quot;&quot;},{&quot;family&quot;:&quot;Kleibl&quot;,&quot;given&quot;:&quot;Z.&quot;,&quot;parse-names&quot;:false,&quot;dropping-particle&quot;:&quot;&quot;,&quot;non-dropping-particle&quot;:&quot;&quot;}],&quot;container-title&quot;:&quot;Klinicka onkologie : casopis Ceske a Slovenske onkologicke spolecnosti&quot;,&quot;container-title-short&quot;:&quot;Klin Onkol&quot;,&quot;accessed&quot;:{&quot;date-parts&quot;:[[2025,3,23]]},&quot;DOI&quot;:&quot;10.14735/AMKO2019S36&quot;,&quot;ISSN&quot;:&quot;1802-5307&quot;,&quot;PMID&quot;:&quot;31409080&quot;,&quot;URL&quot;:&quot;https://pubmed.ncbi.nlm.nih.gov/31409080/&quot;,&quot;issued&quot;:{&quot;date-parts&quot;:[[2019]]},&quot;page&quot;:&quot;2S36-2S50&quot;,&quot;abstract&quot;:&quot;Background: Hereditary mutations in the CHEK2 gene (which encodes CHK2 kinase) contribute to a moderately increased risk of breast cancer (BC) and other cancers. Large variations in the frequency of CHEK2 mutations and the occurrence of variants of unknown clinical significance (VUS) complicate estimation of cancer risk in carriers of germline CHEK2 mutations. Patients and methods: We performed mutation analysis of 1,526 high-risk Czech BC patients and 3,360 Czech controls. Functional analysis was performed for identified VUS using a model system based on a human RPE1-CHEK2-KO cell line harboring biallelic inactivation of endogenous CHEK2. Results: The frequency of ten truncating CHEK2 variants differed markedly between BC patients (2.26%) and controls (0.11%; p = 4.1 × 10−12). We also found 23 different missense variants in 4.5% patients and in 4.0% of controls. The most common was p.I157T, which was found in patients and controls with the same frequency. Functional analysis identified nine functionally deleterious VUS, another nine functionally neutral VUS, and four intermediate VUS (including p.I157T). We found that carriers of truncating CHEK2 mutations had a high BC risk (OR 8.19; 95% CI 4.11-17.75), and that carriers of functionally deleterious missense variants had a moderate risk (OR 4.06; 95% CI, 1.37-13.39). Carriers of these mutations developed BC at 44.4 and 50.7 years, respectively. Functionally neutral and functionally intermediate missense variants did not increase the BC risk. BC in CHEK2 mutation carriers was frequently ER-positive and of higher grade. Notably, carriers of CHEK2 mutations developed second cancers more frequently than BRCA1/BRCA2/PALB2/p53 or mutation non-carriers. Conclusion: Hereditary CHEK2 mutations contribute to the development of hereditary BC. The associated cancer risk in mutation carriers increases with the number of affected individuals in a family. Annual follow-up with breast ultrasound, mammography, or magnetic resonance imaging is recommended for asymptomatic mutation carriers from the age of 40. Surgical prevention and specific follow-up of other tumors should be considered based on family cancer history.&quot;,&quot;publisher&quot;:&quot;Klin Onkol&quot;,&quot;issue&quot;:&quot;Supplementum2&quot;,&quot;volume&quot;:&quot;32&quot;},&quot;isTemporary&quot;:false},{&quot;id&quot;:&quot;08273fa9-238a-3a8a-a20a-b68a98decedf&quot;,&quot;itemData&quot;:{&quot;type&quot;:&quot;article-journal&quot;,&quot;id&quot;:&quot;08273fa9-238a-3a8a-a20a-b68a98decedf&quot;,&quot;title&quot;:&quot;Germline pathogenic variants of 11 breast cancer genes in 7,051 Japanese patients and 11,241 controls&quot;,&quot;author&quot;:[{&quot;family&quot;:&quot;Momozawa&quot;,&quot;given&quot;:&quot;Yukihide&quot;,&quot;parse-names&quot;:false,&quot;dropping-particle&quot;:&quot;&quot;,&quot;non-dropping-particle&quot;:&quot;&quot;},{&quot;family&quot;:&quot;Iwasaki&quot;,&quot;given&quot;:&quot;Yusuke&quot;,&quot;parse-names&quot;:false,&quot;dropping-particle&quot;:&quot;&quot;,&quot;non-dropping-particle&quot;:&quot;&quot;},{&quot;family&quot;:&quot;Parsons&quot;,&quot;given&quot;:&quot;Michael T.&quot;,&quot;parse-names&quot;:false,&quot;dropping-particle&quot;:&quot;&quot;,&quot;non-dropping-particle&quot;:&quot;&quot;},{&quot;family&quot;:&quot;Kamatani&quot;,&quot;given&quot;:&quot;Yoichiro&quot;,&quot;parse-names&quot;:false,&quot;dropping-particle&quot;:&quot;&quot;,&quot;non-dropping-particle&quot;:&quot;&quot;},{&quot;family&quot;:&quot;Takahashi&quot;,&quot;given&quot;:&quot;Atsushi&quot;,&quot;parse-names&quot;:false,&quot;dropping-particle&quot;:&quot;&quot;,&quot;non-dropping-particle&quot;:&quot;&quot;},{&quot;family&quot;:&quot;Tamura&quot;,&quot;given&quot;:&quot;Chieko&quot;,&quot;parse-names&quot;:false,&quot;dropping-particle&quot;:&quot;&quot;,&quot;non-dropping-particle&quot;:&quot;&quot;},{&quot;family&quot;:&quot;Katagiri&quot;,&quot;given&quot;:&quot;Toyomasa&quot;,&quot;parse-names&quot;:false,&quot;dropping-particle&quot;:&quot;&quot;,&quot;non-dropping-particle&quot;:&quot;&quot;},{&quot;family&quot;:&quot;Yoshida&quot;,&quot;given&quot;:&quot;Teruhiko&quot;,&quot;parse-names&quot;:false,&quot;dropping-particle&quot;:&quot;&quot;,&quot;non-dropping-particle&quot;:&quot;&quot;},{&quot;family&quot;:&quot;Nakamura&quot;,&quot;given&quot;:&quot;Seigo&quot;,&quot;parse-names&quot;:false,&quot;dropping-particle&quot;:&quot;&quot;,&quot;non-dropping-particle&quot;:&quot;&quot;},{&quot;family&quot;:&quot;Sugano&quot;,&quot;given&quot;:&quot;Kokichi&quot;,&quot;parse-names&quot;:false,&quot;dropping-particle&quot;:&quot;&quot;,&quot;non-dropping-particle&quot;:&quot;&quot;},{&quot;family&quot;:&quot;Miki&quot;,&quot;given&quot;:&quot;Yoshio&quot;,&quot;parse-names&quot;:false,&quot;dropping-particle&quot;:&quot;&quot;,&quot;non-dropping-particle&quot;:&quot;&quot;},{&quot;family&quot;:&quot;Hirata&quot;,&quot;given&quot;:&quot;Makoto&quot;,&quot;parse-names&quot;:false,&quot;dropping-particle&quot;:&quot;&quot;,&quot;non-dropping-particle&quot;:&quot;&quot;},{&quot;family&quot;:&quot;Matsuda&quot;,&quot;given&quot;:&quot;Koichi&quot;,&quot;parse-names&quot;:false,&quot;dropping-particle&quot;:&quot;&quot;,&quot;non-dropping-particle&quot;:&quot;&quot;},{&quot;family&quot;:&quot;Spurdle&quot;,&quot;given&quot;:&quot;Amanda B.&quot;,&quot;parse-names&quot;:false,&quot;dropping-particle&quot;:&quot;&quot;,&quot;non-dropping-particle&quot;:&quot;&quot;},{&quot;family&quot;:&quot;Kubo&quot;,&quot;given&quot;:&quot;Michiaki&quot;,&quot;parse-names&quot;:false,&quot;dropping-particle&quot;:&quot;&quot;,&quot;non-dropping-particle&quot;:&quot;&quot;}],&quot;container-title&quot;:&quot;Nature communications&quot;,&quot;container-title-short&quot;:&quot;Nat Commun&quot;,&quot;accessed&quot;:{&quot;date-parts&quot;:[[2025,3,23]]},&quot;DOI&quot;:&quot;10.1038/S41467-018-06581-8&quot;,&quot;ISSN&quot;:&quot;2041-1723&quot;,&quot;PMID&quot;:&quot;30287823&quot;,&quot;URL&quot;:&quot;https://pubmed.ncbi.nlm.nih.gov/30287823/&quot;,&quot;issued&quot;:{&quot;date-parts&quot;:[[2018,12,1]]},&quot;abstract&quot;:&quot;Pathogenic variants in highly penetrant genes are useful for the diagnosis, therapy, and surveillance for hereditary breast cancer. Large-scale studies are needed to inform future testing and variant classification processes in Japanese. We performed a case-control association study for variants in coding regions of 11 hereditary breast cancer genes in 7051 unselected breast cancer patients and 11,241 female controls of Japanese ancestry. Here, we identify 244 germline pathogenic variants. Pathogenic variants are found in 5.7% of patients, ranging from 15% in women diagnosed &lt;40 years to 3.2% in patients ≥80 years, with BRCA1/2, explaining two-thirds of pathogenic variants identified at all ages. BRCA1/2, PALB2, and TP53 are significant causative genes. Patients with pathogenic variants in BRCA1/2 or PTEN have significantly younger age at diagnosis. In conclusion, BRCA1/2, PALB2, and TP53 are the major hereditary breast cancer genes, irrespective of age at diagnosis, in Japanese women.&quot;,&quot;publisher&quot;:&quot;Nat Commun&quot;,&quot;issue&quot;:&quot;1&quot;,&quot;volume&quot;:&quot;9&quot;},&quot;isTemporary&quot;:false},{&quot;id&quot;:&quot;854152ed-0e26-3dbe-8eed-90e1133e59f4&quot;,&quot;itemData&quot;:{&quot;type&quot;:&quot;article-journal&quot;,&quot;id&quot;:&quot;854152ed-0e26-3dbe-8eed-90e1133e59f4&quot;,&quot;title&quot;:&quot;Mutation screening of 10 cancer susceptibility genes in unselected breast cancer patients&quot;,&quot;author&quot;:[{&quot;family&quot;:&quot;Xie&quot;,&quot;given&quot;:&quot;Y.&quot;,&quot;parse-names&quot;:false,&quot;dropping-particle&quot;:&quot;&quot;,&quot;non-dropping-particle&quot;:&quot;&quot;},{&quot;family&quot;:&quot;Li&quot;,&quot;given&quot;:&quot;G.&quot;,&quot;parse-names&quot;:false,&quot;dropping-particle&quot;:&quot;&quot;,&quot;non-dropping-particle&quot;:&quot;&quot;},{&quot;family&quot;:&quot;Chen&quot;,&quot;given&quot;:&quot;M.&quot;,&quot;parse-names&quot;:false,&quot;dropping-particle&quot;:&quot;&quot;,&quot;non-dropping-particle&quot;:&quot;&quot;},{&quot;family&quot;:&quot;Guo&quot;,&quot;given&quot;:&quot;X.&quot;,&quot;parse-names&quot;:false,&quot;dropping-particle&quot;:&quot;&quot;,&quot;non-dropping-particle&quot;:&quot;&quot;},{&quot;family&quot;:&quot;Tang&quot;,&quot;given&quot;:&quot;L.&quot;,&quot;parse-names&quot;:false,&quot;dropping-particle&quot;:&quot;&quot;,&quot;non-dropping-particle&quot;:&quot;&quot;},{&quot;family&quot;:&quot;Luo&quot;,&quot;given&quot;:&quot;X.&quot;,&quot;parse-names&quot;:false,&quot;dropping-particle&quot;:&quot;&quot;,&quot;non-dropping-particle&quot;:&quot;&quot;},{&quot;family&quot;:&quot;Wang&quot;,&quot;given&quot;:&quot;S.&quot;,&quot;parse-names&quot;:false,&quot;dropping-particle&quot;:&quot;&quot;,&quot;non-dropping-particle&quot;:&quot;&quot;},{&quot;family&quot;:&quot;Yi&quot;,&quot;given&quot;:&quot;W.&quot;,&quot;parse-names&quot;:false,&quot;dropping-particle&quot;:&quot;&quot;,&quot;non-dropping-particle&quot;:&quot;&quot;},{&quot;family&quot;:&quot;Dai&quot;,&quot;given&quot;:&quot;L.&quot;,&quot;parse-names&quot;:false,&quot;dropping-particle&quot;:&quot;&quot;,&quot;non-dropping-particle&quot;:&quot;&quot;},{&quot;family&quot;:&quot;Wang&quot;,&quot;given&quot;:&quot;J.&quot;,&quot;parse-names&quot;:false,&quot;dropping-particle&quot;:&quot;&quot;,&quot;non-dropping-particle&quot;:&quot;&quot;}],&quot;container-title&quot;:&quot;Clinical Genetics&quot;,&quot;container-title-short&quot;:&quot;Clin Genet&quot;,&quot;accessed&quot;:{&quot;date-parts&quot;:[[2025,3,23]]},&quot;DOI&quot;:&quot;10.1111/CGE.13063&quot;,&quot;ISSN&quot;:&quot;1399-0004&quot;,&quot;PMID&quot;:&quot;28580595&quot;,&quot;URL&quot;:&quot;https://onlinelibrary.wiley.com/doi/full/10.1111/cge.13063&quot;,&quot;issued&quot;:{&quot;date-parts&quot;:[[2018,1,1]]},&quot;page&quot;:&quot;41-51&quot;,&quot;abstract&quot;:&quot;Variants of cancer susceptibility genes other than BRCA1/2 have been proved to be associated with increased risks of breast cancer. This study was performed to investigate the spectrum and prevalence of mutations in 10 cancer susceptibility genes in paired tumor/normal tissues of 292 unselected Chinese breast cancer patients. We performed an analysis of germline and somatic variants in ATM, CDH1, CHEK2, ESR1, GATA3, MAP3K1, MSH2, PALB2, RB1 and STK11 genes by integrating microfluidic PCR-based target enrichment and next-generation sequencing technologies. In total, 3 germline and 25 somatic deleterious mutations were found among 27 patients (9.25%), and 17 of them were novel mutations. Most deleterious mutations were prevalent in luminal A invasive breast cancer (P =.014). We also observed 83 variants of uncertain significance (VUS) in 100 patients (34.25%), 23 of which were predicted to be deleterious by in silico prediction programs (MetaSVM and MetaLR). VUS carriers had higher positive rate of lymph node metastasis than non-carriers (P =.008) and were predominantly present in ER+ tumors (P =.018). Our findings would enhance the understanding of the molecular mechanisms of breast cancer in Chinese population.&quot;,&quot;publisher&quot;:&quot;John Wiley &amp; Sons, Ltd&quot;,&quot;issue&quot;:&quot;1&quot;,&quot;volume&quot;:&quot;93&quot;},&quot;isTemporary&quot;:false},{&quot;id&quot;:&quot;0f74d76e-0c30-340b-8e0a-c05d5603b0de&quot;,&quot;itemData&quot;:{&quot;type&quot;:&quot;article-journal&quot;,&quot;id&quot;:&quot;0f74d76e-0c30-340b-8e0a-c05d5603b0de&quot;,&quot;title&quot;:&quot;Germline pathogenic variant spectrum in 25 cancer susceptibility genes in Turkish breast and colorectal cancer patients and elderly controls&quot;,&quot;author&quot;:[{&quot;family&quot;:&quot;Akcay&quot;,&quot;given&quot;:&quot;Izzet Mehmet&quot;,&quot;parse-names&quot;:false,&quot;dropping-particle&quot;:&quot;&quot;,&quot;non-dropping-particle&quot;:&quot;&quot;},{&quot;family&quot;:&quot;Celik&quot;,&quot;given&quot;:&quot;Elifnaz&quot;,&quot;parse-names&quot;:false,&quot;dropping-particle&quot;:&quot;&quot;,&quot;non-dropping-particle&quot;:&quot;&quot;},{&quot;family&quot;:&quot;Agaoglu&quot;,&quot;given&quot;:&quot;Nihat Bugra&quot;,&quot;parse-names&quot;:false,&quot;dropping-particle&quot;:&quot;&quot;,&quot;non-dropping-particle&quot;:&quot;&quot;},{&quot;family&quot;:&quot;Alkurt&quot;,&quot;given&quot;:&quot;Gizem&quot;,&quot;parse-names&quot;:false,&quot;dropping-particle&quot;:&quot;&quot;,&quot;non-dropping-particle&quot;:&quot;&quot;},{&quot;family&quot;:&quot;Kizilboga Akgun&quot;,&quot;given&quot;:&quot;Tugba&quot;,&quot;parse-names&quot;:false,&quot;dropping-particle&quot;:&quot;&quot;,&quot;non-dropping-particle&quot;:&quot;&quot;},{&quot;family&quot;:&quot;Yildiz&quot;,&quot;given&quot;:&quot;Jale&quot;,&quot;parse-names&quot;:false,&quot;dropping-particle&quot;:&quot;&quot;,&quot;non-dropping-particle&quot;:&quot;&quot;},{&quot;family&quot;:&quot;Enc&quot;,&quot;given&quot;:&quot;Feruze&quot;,&quot;parse-names&quot;:false,&quot;dropping-particle&quot;:&quot;&quot;,&quot;non-dropping-particle&quot;:&quot;&quot;},{&quot;family&quot;:&quot;Kir&quot;,&quot;given&quot;:&quot;Gozde&quot;,&quot;parse-names&quot;:false,&quot;dropping-particle&quot;:&quot;&quot;,&quot;non-dropping-particle&quot;:&quot;&quot;},{&quot;family&quot;:&quot;Canbek&quot;,&quot;given&quot;:&quot;Sezin&quot;,&quot;parse-names&quot;:false,&quot;dropping-particle&quot;:&quot;&quot;,&quot;non-dropping-particle&quot;:&quot;&quot;},{&quot;family&quot;:&quot;Kilic&quot;,&quot;given&quot;:&quot;Ali&quot;,&quot;parse-names&quot;:false,&quot;dropping-particle&quot;:&quot;&quot;,&quot;non-dropping-particle&quot;:&quot;&quot;},{&quot;family&quot;:&quot;Zemheri&quot;,&quot;given&quot;:&quot;Ebru&quot;,&quot;parse-names&quot;:false,&quot;dropping-particle&quot;:&quot;&quot;,&quot;non-dropping-particle&quot;:&quot;&quot;},{&quot;family&quot;:&quot;Ezberci&quot;,&quot;given&quot;:&quot;Fikret&quot;,&quot;parse-names&quot;:false,&quot;dropping-particle&quot;:&quot;&quot;,&quot;non-dropping-particle&quot;:&quot;&quot;},{&quot;family&quot;:&quot;Ozcelik&quot;,&quot;given&quot;:&quot;Melike&quot;,&quot;parse-names&quot;:false,&quot;dropping-particle&quot;:&quot;&quot;,&quot;non-dropping-particle&quot;:&quot;&quot;},{&quot;family&quot;:&quot;Dinler Doganay&quot;,&quot;given&quot;:&quot;Gizem&quot;,&quot;parse-names&quot;:false,&quot;dropping-particle&quot;:&quot;&quot;,&quot;non-dropping-particle&quot;:&quot;&quot;},{&quot;family&quot;:&quot;Doganay&quot;,&quot;given&quot;:&quot;Levent&quot;,&quot;parse-names&quot;:false,&quot;dropping-particle&quot;:&quot;&quot;,&quot;non-dropping-particle&quot;:&quot;&quot;}],&quot;container-title&quot;:&quot;International journal of cancer&quot;,&quot;container-title-short&quot;:&quot;Int J Cancer&quot;,&quot;accessed&quot;:{&quot;date-parts&quot;:[[2025,3,23]]},&quot;DOI&quot;:&quot;10.1002/IJC.33199&quot;,&quot;ISSN&quot;:&quot;1097-0215&quot;,&quot;PMID&quot;:&quot;32658311&quot;,&quot;URL&quot;:&quot;https://pubmed.ncbi.nlm.nih.gov/32658311/&quot;,&quot;issued&quot;:{&quot;date-parts&quot;:[[2021,1,15]]},&quot;page&quot;:&quot;285-295&quot;,&quot;abstract&quot;:&quot;Inherited pathogenic variants account for 5% to 10% of all breast cancer (BC) and colorectal cancer (CRC) cases. Here, we sought to profile the pathogenic variants in 25 cancer susceptibility genes in Turkish population. Germline pathogenic variants were screened in 732 BC patients, 189 CRC patients and 490 cancer-free elderly controls, using next-generation sequencing-based multigene panel testing and multiplex ligation-dependent probe amplification testing. Pathogenic variants were detected in 17.2% of high-risk BC patients and 26.4% of high-risk CRC patients. More than 95% of these variants were clinically actionable. BRCA1/2 and mismatch repair genes (MLH1, MSH2 and MSH6) accounted for two-thirds of all pathogenic variants detected in high-risk BC and CRC patients, respectively. Pathogenic variants in PALB2, CHEK2, ATM and TP53 were also prevalent in high-risk BC patients (4.5%). BRCA1 exons 17-18 deletion and CHEK2 c.592+3A&gt;T were the most common variants predisposing to BC, and they are likely to be founder variants. Three frequent MUTYH pathogenic variants (c.884C&gt;T, c.1437_1439delGGA and c.1187G&gt;A) were responsible for all MUTYH biallelic cases (4.4% of high-risk CRC patients). The total pathogenic variant frequency was very low in controls (2.4%) and in low-risk BC (3.9%) and CRC (6.1%) patients. Our study depicts the pathogenic variant spectrum and prevalence in Turkish BC and CRC patients, guiding clinicians and health authorities for genetic testing applications and variant classification in Turkish population.&quot;,&quot;publisher&quot;:&quot;Int J Cancer&quot;,&quot;issue&quot;:&quot;2&quot;,&quot;volume&quot;:&quot;148&quot;},&quot;isTemporary&quot;:false}]},{&quot;citationID&quot;:&quot;MENDELEY_CITATION_0bc33aef-bfbf-43ff-a229-050055758d63&quot;,&quot;properties&quot;:{&quot;noteIndex&quot;:0},&quot;isEdited&quot;:false,&quot;manualOverride&quot;:{&quot;isManuallyOverridden&quot;:false,&quot;citeprocText&quot;:&quot;(Cai et al., 2009)&quot;,&quot;manualOverrideText&quot;:&quot;&quot;},&quot;citationTag&quot;:&quot;MENDELEY_CITATION_v3_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&quot;,&quot;citationItems&quot;:[{&quot;id&quot;:&quot;8c080175-f770-30d0-97fe-1a7274e6c5a7&quot;,&quot;itemData&quot;:{&quot;type&quot;:&quot;article-journal&quot;,&quot;id&quot;:&quot;8c080175-f770-30d0-97fe-1a7274e6c5a7&quot;,&quot;title&quot;:&quot;Structure and Activation Mechanism of the CHK2 DNA Damage Checkpoint Kinase&quot;,&quot;author&quot;:[{&quot;family&quot;:&quot;Cai&quot;,&quot;given&quot;:&quot;Zhenjian&quot;,&quot;parse-names&quot;:false,&quot;dropping-particle&quot;:&quot;&quot;,&quot;non-dropping-particle&quot;:&quot;&quot;},{&quot;family&quot;:&quot;Chehab&quot;,&quot;given&quot;:&quot;Nabil H.&quot;,&quot;parse-names&quot;:false,&quot;dropping-particle&quot;:&quot;&quot;,&quot;non-dropping-particle&quot;:&quot;&quot;},{&quot;family&quot;:&quot;Pavletich&quot;,&quot;given&quot;:&quot;Nikola P.&quot;,&quot;parse-names&quot;:false,&quot;dropping-particle&quot;:&quot;&quot;,&quot;non-dropping-particle&quot;:&quot;&quot;}],&quot;container-title&quot;:&quot;Molecular Cell&quot;,&quot;container-title-short&quot;:&quot;Mol Cell&quot;,&quot;accessed&quot;:{&quot;date-parts&quot;:[[2024,11,23]]},&quot;DOI&quot;:&quot;10.1016/J.MOLCEL.2009.09.007&quot;,&quot;ISSN&quot;:&quot;1097-2765&quot;,&quot;PMID&quot;:&quot;19782031&quot;,&quot;issued&quot;:{&quot;date-parts&quot;:[[2009,9,24]]},&quot;page&quot;:&quot;818-829&quot;,&quot;abstract&quot;:&quot;The CHK2 protein kinase is an important transducer of DNA damage checkpoint signals, and its mutation contributes to hereditary and sporadic cancer. CHK2 activation is triggered by the phosphorylation of Thr68 by the DNA damage-activated ATM kinase. This leads to transient CHK2 dimerization, in part through intermolecular phosphoThr68-FHA domain interactions. Dimerization promotes kinase activation through activation-loop autophosphorylation, but the mechanism of this process has not been clear. The dimeric crystal structure of CHK2, described here, in conjunction with biochemical and mutational data reveals that productive CHK2 dimerization additionally involves intermolecular FHA-kinase domain and FHA-FHA interactions. Ile157, mutated in the Li-Fraumeni cancer-predisposition syndrome, plays a central role in the FHA-kinase domain interface, explaining the lack of dimerization and autophosphorylation of this mutant. In the dimer, the kinase active sites face each other in close proximity, indicating that dimerization may also serve to optimally position the kinase active sites for efficient activation loop transphosphorylation. © 2009 Elsevier Inc. All rights reserved.&quot;,&quot;publisher&quot;:&quot;Cell Press&quot;,&quot;issue&quot;:&quot;6&quot;,&quot;volume&quot;:&quot;35&quot;},&quot;isTemporary&quot;:false}]},{&quot;citationID&quot;:&quot;MENDELEY_CITATION_19341145-66b4-42fc-b802-42c32cbd7b5a&quot;,&quot;properties&quot;:{&quot;noteIndex&quot;:0},&quot;isEdited&quot;:false,&quot;manualOverride&quot;:{&quot;isManuallyOverridden&quot;:false,&quot;citeprocText&quot;:&quot;(Oliver et al., 2006)&quot;,&quot;manualOverrideText&quot;:&quot;&quot;},&quot;citationTag&quot;:&quot;MENDELEY_CITATION_v3_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&quot;,&quot;citationItems&quot;:[{&quot;id&quot;:&quot;216c3cfb-53ac-391f-aab2-c9dc732d8c7d&quot;,&quot;itemData&quot;:{&quot;type&quot;:&quot;article-journal&quot;,&quot;id&quot;:&quot;216c3cfb-53ac-391f-aab2-c9dc732d8c7d&quot;,&quot;title&quot;:&quot;Trans-activation of the DNA-damage signalling protein kinase Chk2 by T-loop exchange&quot;,&quot;author&quot;:[{&quot;family&quot;:&quot;Oliver&quot;,&quot;given&quot;:&quot;Antony W.&quot;,&quot;parse-names&quot;:false,&quot;dropping-particle&quot;:&quot;&quot;,&quot;non-dropping-particle&quot;:&quot;&quot;},{&quot;family&quot;:&quot;Paul&quot;,&quot;given&quot;:&quot;Angela&quot;,&quot;parse-names&quot;:false,&quot;dropping-particle&quot;:&quot;&quot;,&quot;non-dropping-particle&quot;:&quot;&quot;},{&quot;family&quot;:&quot;Boxall&quot;,&quot;given&quot;:&quot;Katherine J.&quot;,&quot;parse-names&quot;:false,&quot;dropping-particle&quot;:&quot;&quot;,&quot;non-dropping-particle&quot;:&quot;&quot;},{&quot;family&quot;:&quot;Barrie&quot;,&quot;given&quot;:&quot;S. Elaine&quot;,&quot;parse-names&quot;:false,&quot;dropping-particle&quot;:&quot;&quot;,&quot;non-dropping-particle&quot;:&quot;&quot;},{&quot;family&quot;:&quot;Aherne&quot;,&quot;given&quot;:&quot;G. Wynne&quot;,&quot;parse-names&quot;:false,&quot;dropping-particle&quot;:&quot;&quot;,&quot;non-dropping-particle&quot;:&quot;&quot;},{&quot;family&quot;:&quot;Garrett&quot;,&quot;given&quot;:&quot;Michelle D.&quot;,&quot;parse-names&quot;:false,&quot;dropping-particle&quot;:&quot;&quot;,&quot;non-dropping-particle&quot;:&quot;&quot;},{&quot;family&quot;:&quot;Mittnacht&quot;,&quot;given&quot;:&quot;Sibylle&quot;,&quot;parse-names&quot;:false,&quot;dropping-particle&quot;:&quot;&quot;,&quot;non-dropping-particle&quot;:&quot;&quot;},{&quot;family&quot;:&quot;Pearl&quot;,&quot;given&quot;:&quot;Laurence H.&quot;,&quot;parse-names&quot;:false,&quot;dropping-particle&quot;:&quot;&quot;,&quot;non-dropping-particle&quot;:&quot;&quot;}],&quot;container-title&quot;:&quot;The EMBO journal&quot;,&quot;container-title-short&quot;:&quot;EMBO J&quot;,&quot;accessed&quot;:{&quot;date-parts&quot;:[[2025,3,23]]},&quot;DOI&quot;:&quot;10.1038/SJ.EMBOJ.7601209&quot;,&quot;ISSN&quot;:&quot;0261-4189&quot;,&quot;PMID&quot;:&quot;16794575&quot;,&quot;URL&quot;:&quot;https://pubmed.ncbi.nlm.nih.gov/16794575/&quot;,&quot;issued&quot;:{&quot;date-parts&quot;:[[2006,7,12]]},&quot;page&quot;:&quot;3179-3190&quot;,&quot;abstract&quot;:&quot;The protein kinase Chk2 (checkpoint kinase 2) is a major effector of the replication checkpoint. Chk2 activation is initiated by phosphorylation of Thr68, in the serine-glutamine/threonine-glutamine cluster domain (SCD), by ATM. The phosphorylated SCD-segment binds to the FHA domain of a second Chk2 molecule, promoting dimerisation of the protein and triggering phosphorylation of the activation segment/T-loop in the kinase domain. We have now determined the structure of the kinase domain of human Chk2 in complexes with ADP and a small-molecule inhibitor debromohymenialdisine. The structure reveals a remarkable dimeric arrangement in which T-loops are exchanged between protomers, to form an active kinase conformation in trans. Biochemical data suggest that this dimer is the biologically active state promoted by ATM-phosphorylation, and also suggests a mechanism for dimerisation-driven activation of Chk2 by trans-phosphorylation. © 2006 European Molecular Biology Organization | All Rights Reserved.&quot;,&quot;publisher&quot;:&quot;EMBO J&quot;,&quot;issue&quot;:&quot;13&quot;,&quot;volume&quot;:&quot;25&quot;},&quot;isTemporary&quot;:false}]},{&quot;citationID&quot;:&quot;MENDELEY_CITATION_497a5997-2f4f-42b1-93ea-442b811090f0&quot;,&quot;properties&quot;:{&quot;noteIndex&quot;:0},&quot;isEdited&quot;:false,&quot;manualOverride&quot;:{&quot;isManuallyOverridden&quot;:false,&quot;citeprocText&quot;:&quot;(Humphrey et al., 1996)&quot;,&quot;manualOverrideText&quot;:&quot;&quot;},&quot;citationTag&quot;:&quot;MENDELEY_CITATION_v3_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&quot;,&quot;citationItems&quot;:[{&quot;id&quot;:&quot;65778e06-fdd7-3b1e-973b-7abb8ff52809&quot;,&quot;itemData&quot;:{&quot;type&quot;:&quot;article-journal&quot;,&quot;id&quot;:&quot;65778e06-fdd7-3b1e-973b-7abb8ff52809&quot;,&quot;title&quot;:&quot;VMD: Visual molecular dynamics&quot;,&quot;author&quot;:[{&quot;family&quot;:&quot;Humphrey&quot;,&quot;given&quot;:&quot;William&quot;,&quot;parse-names&quot;:false,&quot;dropping-particle&quot;:&quot;&quot;,&quot;non-dropping-particle&quot;:&quot;&quot;},{&quot;family&quot;:&quot;Dalke&quot;,&quot;given&quot;:&quot;Andrew&quot;,&quot;parse-names&quot;:false,&quot;dropping-particle&quot;:&quot;&quot;,&quot;non-dropping-particle&quot;:&quot;&quot;},{&quot;family&quot;:&quot;Schulten&quot;,&quot;given&quot;:&quot;Klaus&quot;,&quot;parse-names&quot;:false,&quot;dropping-particle&quot;:&quot;&quot;,&quot;non-dropping-particle&quot;:&quot;&quot;}],&quot;container-title&quot;:&quot;Journal of Molecular Graphics&quot;,&quot;container-title-short&quot;:&quot;J Mol Graph&quot;,&quot;accessed&quot;:{&quot;date-parts&quot;:[[2025,3,22]]},&quot;DOI&quot;:&quot;10.1016/0263-7855(96)00018-5&quot;,&quot;ISSN&quot;:&quot;0263-7855&quot;,&quot;PMID&quot;:&quot;8744570&quot;,&quot;issued&quot;:{&quot;date-parts&quot;:[[1996,2,1]]},&quot;page&quot;:&quot;33-38&quot;,&quot;abstract&quot;:&quot;VMD is a molecular graphics program designed for the display and analysis of molecular assemblies, in particular biopolymers such as proteins and nucleic acids. VMD can simultaneously display any number of structures using a wide variety of rendering styles and coloring methods. Molecules are displayed as one or more 'representations,' in which each representation embodies a particular rendering method and coloring scheme for a selected subset of atoms. The atoms displayed in each representation are chosen using an extensive atom selection syntax, which includes Boolean operators and regular expressions. VMD provides a complete graphical user interface for program control, as well as a text interface using the Tcl embeddable parser to allow for complex scripts with variable substitution, control loops, and function calls. Full session logging is supported, which produces a VMD command script for later playback. High-resolution raster images of displayed molecules may be produced by generating input scripts for use by a number of photorealistic image-rendering applications. VMD has also been expressly designed with the ability to animate molecular dynamics (MD) simulation trajectories, imported either from files or from a direct connection to a running MD simulation. VMD is the visualization component of MDScope, a set of tools for interactive problem solving in structural biology, which also includes the parallel MD program NAMD, and the MDCOMM software used to connect the visualization and simulation programs. VMD is written in C++, using an object-oriented design; the program, including source code and extensive documentation, is freely available via anonymous ftp and through the World Wide Web.&quot;,&quot;publisher&quot;:&quot;Elsevier&quot;,&quot;issue&quot;:&quot;1&quot;,&quot;volume&quot;:&quot;14&quot;},&quot;isTemporary&quot;:false}]},{&quot;citationID&quot;:&quot;MENDELEY_CITATION_e86dab55-df2c-4e0d-914b-e4cd791bf6aa&quot;,&quot;properties&quot;:{&quot;noteIndex&quot;:0},&quot;isEdited&quot;:false,&quot;manualOverride&quot;:{&quot;isManuallyOverridden&quot;:true,&quot;citeprocText&quot;:&quot;(Phillips et al., 2020)&quot;,&quot;manualOverrideText&quot;:&quot;(Phillips et al., 2020),&quot;},&quot;citationTag&quot;:&quot;MENDELEY_CITATION_v3_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&quot;,&quot;citationItems&quot;:[{&quot;id&quot;:&quot;39d873b1-0b3d-366b-a1f0-445a7d5b028f&quot;,&quot;itemData&quot;:{&quot;type&quot;:&quot;article-journal&quot;,&quot;id&quot;:&quot;39d873b1-0b3d-366b-a1f0-445a7d5b028f&quot;,&quot;title&quot;:&quot;Scalable molecular dynamics on CPU and GPU architectures with NAMD&quot;,&quot;author&quot;:[{&quot;family&quot;:&quot;Phillips&quot;,&quot;given&quot;:&quot;James C.&quot;,&quot;parse-names&quot;:false,&quot;dropping-particle&quot;:&quot;&quot;,&quot;non-dropping-particle&quot;:&quot;&quot;},{&quot;family&quot;:&quot;Hardy&quot;,&quot;given&quot;:&quot;David J.&quot;,&quot;parse-names&quot;:false,&quot;dropping-particle&quot;:&quot;&quot;,&quot;non-dropping-particle&quot;:&quot;&quot;},{&quot;family&quot;:&quot;Maia&quot;,&quot;given&quot;:&quot;Julio D.C.&quot;,&quot;parse-names&quot;:false,&quot;dropping-particle&quot;:&quot;&quot;,&quot;non-dropping-particle&quot;:&quot;&quot;},{&quot;family&quot;:&quot;Stone&quot;,&quot;given&quot;:&quot;John E.&quot;,&quot;parse-names&quot;:false,&quot;dropping-particle&quot;:&quot;&quot;,&quot;non-dropping-particle&quot;:&quot;&quot;},{&quot;family&quot;:&quot;Ribeiro&quot;,&quot;given&quot;:&quot;João&quot;,&quot;parse-names&quot;:false,&quot;dropping-particle&quot;:&quot;V.&quot;,&quot;non-dropping-particle&quot;:&quot;&quot;},{&quot;family&quot;:&quot;Bernardi&quot;,&quot;given&quot;:&quot;Rafael C.&quot;,&quot;parse-names&quot;:false,&quot;dropping-particle&quot;:&quot;&quot;,&quot;non-dropping-particle&quot;:&quot;&quot;},{&quot;family&quot;:&quot;Buch&quot;,&quot;given&quot;:&quot;Ronak&quot;,&quot;parse-names&quot;:false,&quot;dropping-particle&quot;:&quot;&quot;,&quot;non-dropping-particle&quot;:&quot;&quot;},{&quot;family&quot;:&quot;Fiorin&quot;,&quot;given&quot;:&quot;Giacomo&quot;,&quot;parse-names&quot;:false,&quot;dropping-particle&quot;:&quot;&quot;,&quot;non-dropping-particle&quot;:&quot;&quot;},{&quot;family&quot;:&quot;Hénin&quot;,&quot;given&quot;:&quot;Jérôme&quot;,&quot;parse-names&quot;:false,&quot;dropping-particle&quot;:&quot;&quot;,&quot;non-dropping-particle&quot;:&quot;&quot;},{&quot;family&quot;:&quot;Jiang&quot;,&quot;given&quot;:&quot;Wei&quot;,&quot;parse-names&quot;:false,&quot;dropping-particle&quot;:&quot;&quot;,&quot;non-dropping-particle&quot;:&quot;&quot;},{&quot;family&quot;:&quot;McGreevy&quot;,&quot;given&quot;:&quot;Ryan&quot;,&quot;parse-names&quot;:false,&quot;dropping-particle&quot;:&quot;&quot;,&quot;non-dropping-particle&quot;:&quot;&quot;},{&quot;family&quot;:&quot;Melo&quot;,&quot;given&quot;:&quot;Marcelo C.R.&quot;,&quot;parse-names&quot;:false,&quot;dropping-particle&quot;:&quot;&quot;,&quot;non-dropping-particle&quot;:&quot;&quot;},{&quot;family&quot;:&quot;Radak&quot;,&quot;given&quot;:&quot;Brian K.&quot;,&quot;parse-names&quot;:false,&quot;dropping-particle&quot;:&quot;&quot;,&quot;non-dropping-particle&quot;:&quot;&quot;},{&quot;family&quot;:&quot;Skeel&quot;,&quot;given&quot;:&quot;Robert D.&quot;,&quot;parse-names&quot;:false,&quot;dropping-particle&quot;:&quot;&quot;,&quot;non-dropping-particle&quot;:&quot;&quot;},{&quot;family&quot;:&quot;Singharoy&quot;,&quot;given&quot;:&quot;Abhishek&quot;,&quot;parse-names&quot;:false,&quot;dropping-particle&quot;:&quot;&quot;,&quot;non-dropping-particle&quot;:&quot;&quot;},{&quot;family&quot;:&quot;Wang&quot;,&quot;given&quot;:&quot;Yi&quot;,&quot;parse-names&quot;:false,&quot;dropping-particle&quot;:&quot;&quot;,&quot;non-dropping-particle&quot;:&quot;&quot;},{&quot;family&quot;:&quot;Roux&quot;,&quot;given&quot;:&quot;Benoît&quot;,&quot;parse-names&quot;:false,&quot;dropping-particle&quot;:&quot;&quot;,&quot;non-dropping-particle&quot;:&quot;&quot;},{&quot;family&quot;:&quot;Aksimentiev&quot;,&quot;given&quot;:&quot;Aleksei&quot;,&quot;parse-names&quot;:false,&quot;dropping-particle&quot;:&quot;&quot;,&quot;non-dropping-particle&quot;:&quot;&quot;},{&quot;family&quot;:&quot;Luthey-Schulten&quot;,&quot;given&quot;:&quot;Zaida&quot;,&quot;parse-names&quot;:false,&quot;dropping-particle&quot;:&quot;&quot;,&quot;non-dropping-particle&quot;:&quot;&quot;},{&quot;family&quot;:&quot;Kalé&quot;,&quot;given&quot;:&quot;Laxmikant&quot;,&quot;parse-names&quot;:false,&quot;dropping-particle&quot;:&quot;V.&quot;,&quot;non-dropping-particle&quot;:&quot;&quot;},{&quot;family&quot;:&quot;Schulten&quot;,&quot;given&quot;:&quot;Klaus&quot;,&quot;parse-names&quot;:false,&quot;dropping-particle&quot;:&quot;&quot;,&quot;non-dropping-particle&quot;:&quot;&quot;},{&quot;family&quot;:&quot;Chipot&quot;,&quot;given&quot;:&quot;Christophe&quot;,&quot;parse-names&quot;:false,&quot;dropping-particle&quot;:&quot;&quot;,&quot;non-dropping-particle&quot;:&quot;&quot;},{&quot;family&quot;:&quot;Tajkhorshid&quot;,&quot;given&quot;:&quot;Emad&quot;,&quot;parse-names&quot;:false,&quot;dropping-particle&quot;:&quot;&quot;,&quot;non-dropping-particle&quot;:&quot;&quot;}],&quot;container-title&quot;:&quot;The Journal of Chemical Physics&quot;,&quot;container-title-short&quot;:&quot;J Chem Phys&quot;,&quot;accessed&quot;:{&quot;date-parts&quot;:[[2025,3,22]]},&quot;DOI&quot;:&quot;10.1063/5.0014475&quot;,&quot;ISSN&quot;:&quot;10897690&quot;,&quot;PMID&quot;:&quot;32752662&quot;,&quot;URL&quot;:&quot;https://pmc.ncbi.nlm.nih.gov/articles/PMC7395834/&quot;,&quot;issued&quot;:{&quot;date-parts&quot;:[[2020,7,28]]},&quot;page&quot;:&quot;044130&quot;,&quot;abstract&quot;:&quot;NAMD is a molecular dynamics program designed for high-performance simulations of very large biological objects on CPU- and GPU-based architectures. NAMD offers scalable performance on petascale parallel supercomputers consisting of hundreds of thousands of cores, as well as on inexpensive commodity clusters commonly found in academic environments. It is written in C++ and leans on Charm++ parallel objects for optimal performance on low-latency architectures. NAMD is a versatile, multipurpose code that gathers state-of-the-art algorithms to carry out simulations in apt thermodynamic ensembles, using the widely popular CHARMM, AMBER, OPLS, and GROMOS biomolecular force fields. Here, we review the main features of NAMD that allow both equilibrium and enhanced-sampling molecular dynamics simulations with numerical efficiency. We describe the underlying concepts utilized by NAMD and their implementation, most notably for handling long-range electrostatics; controlling the temperature, pressure, and pH; applying external potentials on tailored grids; leveraging massively parallel resources in multiple-copy simulations; and hybrid quantum-mechanical/molecular-mechanical descriptions. We detail the variety of options offered by NAMD for enhanced-sampling simulations aimed at determining free-energy differences of either alchemical or geometrical transformations and outline their applicability to specific problems. Last, we discuss the roadmap for the development of NAMD and our current efforts toward achieving optimal performance on GPU-based architectures, for pushing back the limitations that have prevented biologically realistic billion-atom objects to be fruitfully simulated, and for making large-scale simulations less expensive and easier to set up, run, and analyze. NAMD is distributed free of charge with its source code at www.ks.uiuc.edu.&quot;,&quot;publisher&quot;:&quot;American Institute of Physics Inc.&quot;,&quot;issue&quot;:&quot;4&quot;,&quot;volume&quot;:&quot;153&quot;},&quot;isTemporary&quot;:false}]},{&quot;citationID&quot;:&quot;MENDELEY_CITATION_e3a4b168-2193-4d95-9841-0afc03fc3ae9&quot;,&quot;properties&quot;:{&quot;noteIndex&quot;:0},&quot;isEdited&quot;:false,&quot;manualOverride&quot;:{&quot;isManuallyOverridden&quot;:false,&quot;citeprocText&quot;:&quot;(Best et al., 2012)&quot;,&quot;manualOverrideText&quot;:&quot;&quot;},&quot;citationTag&quot;:&quot;MENDELEY_CITATION_v3_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&quot;,&quot;citationItems&quot;:[{&quot;id&quot;:&quot;cac2a4b0-e1a6-36a0-ba94-2634143bf34c&quot;,&quot;itemData&quot;:{&quot;type&quot;:&quot;article-journal&quot;,&quot;id&quot;:&quot;cac2a4b0-e1a6-36a0-ba94-2634143bf34c&quot;,&quot;title&quot;:&quot;Optimization of the additive CHARMM all-atom protein force field targeting improved sampling of the backbone φ, ψ and side-chain χ(1) and χ(2) dihedral angles&quot;,&quot;author&quot;:[{&quot;family&quot;:&quot;Best&quot;,&quot;given&quot;:&quot;Robert B.&quot;,&quot;parse-names&quot;:false,&quot;dropping-particle&quot;:&quot;&quot;,&quot;non-dropping-particle&quot;:&quot;&quot;},{&quot;family&quot;:&quot;Zhu&quot;,&quot;given&quot;:&quot;Xiao&quot;,&quot;parse-names&quot;:false,&quot;dropping-particle&quot;:&quot;&quot;,&quot;non-dropping-particle&quot;:&quot;&quot;},{&quot;family&quot;:&quot;Shim&quot;,&quot;given&quot;:&quot;Jihyun&quot;,&quot;parse-names&quot;:false,&quot;dropping-particle&quot;:&quot;&quot;,&quot;non-dropping-particle&quot;:&quot;&quot;},{&quot;family&quot;:&quot;Lopes&quot;,&quot;given&quot;:&quot;Pedro E.M.&quot;,&quot;parse-names&quot;:false,&quot;dropping-particle&quot;:&quot;&quot;,&quot;non-dropping-particle&quot;:&quot;&quot;},{&quot;family&quot;:&quot;Mittal&quot;,&quot;given&quot;:&quot;Jeetain&quot;,&quot;parse-names&quot;:false,&quot;dropping-particle&quot;:&quot;&quot;,&quot;non-dropping-particle&quot;:&quot;&quot;},{&quot;family&quot;:&quot;Feig&quot;,&quot;given&quot;:&quot;Michael&quot;,&quot;parse-names&quot;:false,&quot;dropping-particle&quot;:&quot;&quot;,&quot;non-dropping-particle&quot;:&quot;&quot;},{&quot;family&quot;:&quot;MacKerell&quot;,&quot;given&quot;:&quot;Alexander D.&quot;,&quot;parse-names&quot;:false,&quot;dropping-particle&quot;:&quot;&quot;,&quot;non-dropping-particle&quot;:&quot;&quot;}],&quot;container-title&quot;:&quot;Journal of chemical theory and computation&quot;,&quot;container-title-short&quot;:&quot;J Chem Theory Comput&quot;,&quot;accessed&quot;:{&quot;date-parts&quot;:[[2025,3,22]]},&quot;DOI&quot;:&quot;10.1021/CT300400X&quot;,&quot;ISSN&quot;:&quot;1549-9626&quot;,&quot;PMID&quot;:&quot;23341755&quot;,&quot;URL&quot;:&quot;https://pubmed.ncbi.nlm.nih.gov/23341755/&quot;,&quot;issued&quot;:{&quot;date-parts&quot;:[[2012,9,11]]},&quot;page&quot;:&quot;3257-3273&quot;,&quot;abstract&quot;:&quot;While the quality of the current CHARMM22/CMAP additive force field for proteins has been demonstrated in a large number of applications, limitations in the model with respect to the equilibrium between the sampling of helical and extended conformations in folding simulations have been noted. To overcome this, as well as make other improvements in the model, we present a combination of refinements that should result in enhanced accuracy in simulations of proteins. The common (non-Gly, -Pro) backbone CMAP potential has been refined against experimental solution NMR data for weakly structured peptides, resulting in a rebalancing of the energies of the α-helix and extended regions of the Ramachandran map, correcting the α-helical bias of CHARMM22/CMAP. The Gly and Pro CMAPs have been refitted to more accurate quantum-mechanical energy surfaces. Side-chain torsion parameters have been optimized by fitting to backbone-dependent quantum-mechanical energy surfaces, followed by additional empirical optimization targeting NMR scalar couplings for unfolded proteins. A comprehensive validation of the revised force field was then performed against a collection of experimental data: (i) comparison of simulations of eight proteins in their crystal environments with crystal structures; (ii) comparison with backbone scalar couplings for weakly structured peptides; (iii) comparison with NMR residual dipolar couplings and scalar couplings for both backbone and side-chains in folded proteins; (iv) equilibrium folding of mini-proteins. The results indicate that the revised CHARMM 36 parameters represent an improved model for modeling and simulation studies of proteins, including studies of protein folding, assembly, and functionally relevant conformational changes. © 2012 American Chemical Society.&quot;,&quot;publisher&quot;:&quot;J Chem Theory Comput&quot;,&quot;issue&quot;:&quot;9&quot;,&quot;volume&quot;:&quot;8&quot;},&quot;isTemporary&quot;:false}]},{&quot;citationID&quot;:&quot;MENDELEY_CITATION_781eb7e9-507e-4cf6-93b4-99dd9c6bd4aa&quot;,&quot;properties&quot;:{&quot;noteIndex&quot;:0},&quot;isEdited&quot;:false,&quot;manualOverride&quot;:{&quot;isManuallyOverridden&quot;:false,&quot;citeprocText&quot;:&quot;(Phillips et al., 2020)&quot;,&quot;manualOverrideText&quot;:&quot;&quot;},&quot;citationTag&quot;:&quot;MENDELEY_CITATION_v3_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&quot;,&quot;citationItems&quot;:[{&quot;id&quot;:&quot;39d873b1-0b3d-366b-a1f0-445a7d5b028f&quot;,&quot;itemData&quot;:{&quot;type&quot;:&quot;article-journal&quot;,&quot;id&quot;:&quot;39d873b1-0b3d-366b-a1f0-445a7d5b028f&quot;,&quot;title&quot;:&quot;Scalable molecular dynamics on CPU and GPU architectures with NAMD&quot;,&quot;author&quot;:[{&quot;family&quot;:&quot;Phillips&quot;,&quot;given&quot;:&quot;James C.&quot;,&quot;parse-names&quot;:false,&quot;dropping-particle&quot;:&quot;&quot;,&quot;non-dropping-particle&quot;:&quot;&quot;},{&quot;family&quot;:&quot;Hardy&quot;,&quot;given&quot;:&quot;David J.&quot;,&quot;parse-names&quot;:false,&quot;dropping-particle&quot;:&quot;&quot;,&quot;non-dropping-particle&quot;:&quot;&quot;},{&quot;family&quot;:&quot;Maia&quot;,&quot;given&quot;:&quot;Julio D.C.&quot;,&quot;parse-names&quot;:false,&quot;dropping-particle&quot;:&quot;&quot;,&quot;non-dropping-particle&quot;:&quot;&quot;},{&quot;family&quot;:&quot;Stone&quot;,&quot;given&quot;:&quot;John E.&quot;,&quot;parse-names&quot;:false,&quot;dropping-particle&quot;:&quot;&quot;,&quot;non-dropping-particle&quot;:&quot;&quot;},{&quot;family&quot;:&quot;Ribeiro&quot;,&quot;given&quot;:&quot;João&quot;,&quot;parse-names&quot;:false,&quot;dropping-particle&quot;:&quot;V.&quot;,&quot;non-dropping-particle&quot;:&quot;&quot;},{&quot;family&quot;:&quot;Bernardi&quot;,&quot;given&quot;:&quot;Rafael C.&quot;,&quot;parse-names&quot;:false,&quot;dropping-particle&quot;:&quot;&quot;,&quot;non-dropping-particle&quot;:&quot;&quot;},{&quot;family&quot;:&quot;Buch&quot;,&quot;given&quot;:&quot;Ronak&quot;,&quot;parse-names&quot;:false,&quot;dropping-particle&quot;:&quot;&quot;,&quot;non-dropping-particle&quot;:&quot;&quot;},{&quot;family&quot;:&quot;Fiorin&quot;,&quot;given&quot;:&quot;Giacomo&quot;,&quot;parse-names&quot;:false,&quot;dropping-particle&quot;:&quot;&quot;,&quot;non-dropping-particle&quot;:&quot;&quot;},{&quot;family&quot;:&quot;Hénin&quot;,&quot;given&quot;:&quot;Jérôme&quot;,&quot;parse-names&quot;:false,&quot;dropping-particle&quot;:&quot;&quot;,&quot;non-dropping-particle&quot;:&quot;&quot;},{&quot;family&quot;:&quot;Jiang&quot;,&quot;given&quot;:&quot;Wei&quot;,&quot;parse-names&quot;:false,&quot;dropping-particle&quot;:&quot;&quot;,&quot;non-dropping-particle&quot;:&quot;&quot;},{&quot;family&quot;:&quot;McGreevy&quot;,&quot;given&quot;:&quot;Ryan&quot;,&quot;parse-names&quot;:false,&quot;dropping-particle&quot;:&quot;&quot;,&quot;non-dropping-particle&quot;:&quot;&quot;},{&quot;family&quot;:&quot;Melo&quot;,&quot;given&quot;:&quot;Marcelo C.R.&quot;,&quot;parse-names&quot;:false,&quot;dropping-particle&quot;:&quot;&quot;,&quot;non-dropping-particle&quot;:&quot;&quot;},{&quot;family&quot;:&quot;Radak&quot;,&quot;given&quot;:&quot;Brian K.&quot;,&quot;parse-names&quot;:false,&quot;dropping-particle&quot;:&quot;&quot;,&quot;non-dropping-particle&quot;:&quot;&quot;},{&quot;family&quot;:&quot;Skeel&quot;,&quot;given&quot;:&quot;Robert D.&quot;,&quot;parse-names&quot;:false,&quot;dropping-particle&quot;:&quot;&quot;,&quot;non-dropping-particle&quot;:&quot;&quot;},{&quot;family&quot;:&quot;Singharoy&quot;,&quot;given&quot;:&quot;Abhishek&quot;,&quot;parse-names&quot;:false,&quot;dropping-particle&quot;:&quot;&quot;,&quot;non-dropping-particle&quot;:&quot;&quot;},{&quot;family&quot;:&quot;Wang&quot;,&quot;given&quot;:&quot;Yi&quot;,&quot;parse-names&quot;:false,&quot;dropping-particle&quot;:&quot;&quot;,&quot;non-dropping-particle&quot;:&quot;&quot;},{&quot;family&quot;:&quot;Roux&quot;,&quot;given&quot;:&quot;Benoît&quot;,&quot;parse-names&quot;:false,&quot;dropping-particle&quot;:&quot;&quot;,&quot;non-dropping-particle&quot;:&quot;&quot;},{&quot;family&quot;:&quot;Aksimentiev&quot;,&quot;given&quot;:&quot;Aleksei&quot;,&quot;parse-names&quot;:false,&quot;dropping-particle&quot;:&quot;&quot;,&quot;non-dropping-particle&quot;:&quot;&quot;},{&quot;family&quot;:&quot;Luthey-Schulten&quot;,&quot;given&quot;:&quot;Zaida&quot;,&quot;parse-names&quot;:false,&quot;dropping-particle&quot;:&quot;&quot;,&quot;non-dropping-particle&quot;:&quot;&quot;},{&quot;family&quot;:&quot;Kalé&quot;,&quot;given&quot;:&quot;Laxmikant&quot;,&quot;parse-names&quot;:false,&quot;dropping-particle&quot;:&quot;V.&quot;,&quot;non-dropping-particle&quot;:&quot;&quot;},{&quot;family&quot;:&quot;Schulten&quot;,&quot;given&quot;:&quot;Klaus&quot;,&quot;parse-names&quot;:false,&quot;dropping-particle&quot;:&quot;&quot;,&quot;non-dropping-particle&quot;:&quot;&quot;},{&quot;family&quot;:&quot;Chipot&quot;,&quot;given&quot;:&quot;Christophe&quot;,&quot;parse-names&quot;:false,&quot;dropping-particle&quot;:&quot;&quot;,&quot;non-dropping-particle&quot;:&quot;&quot;},{&quot;family&quot;:&quot;Tajkhorshid&quot;,&quot;given&quot;:&quot;Emad&quot;,&quot;parse-names&quot;:false,&quot;dropping-particle&quot;:&quot;&quot;,&quot;non-dropping-particle&quot;:&quot;&quot;}],&quot;container-title&quot;:&quot;The Journal of Chemical Physics&quot;,&quot;container-title-short&quot;:&quot;J Chem Phys&quot;,&quot;accessed&quot;:{&quot;date-parts&quot;:[[2025,3,22]]},&quot;DOI&quot;:&quot;10.1063/5.0014475&quot;,&quot;ISSN&quot;:&quot;10897690&quot;,&quot;PMID&quot;:&quot;32752662&quot;,&quot;URL&quot;:&quot;https://pmc.ncbi.nlm.nih.gov/articles/PMC7395834/&quot;,&quot;issued&quot;:{&quot;date-parts&quot;:[[2020,7,28]]},&quot;page&quot;:&quot;044130&quot;,&quot;abstract&quot;:&quot;NAMD is a molecular dynamics program designed for high-performance simulations of very large biological objects on CPU- and GPU-based architectures. NAMD offers scalable performance on petascale parallel supercomputers consisting of hundreds of thousands of cores, as well as on inexpensive commodity clusters commonly found in academic environments. It is written in C++ and leans on Charm++ parallel objects for optimal performance on low-latency architectures. NAMD is a versatile, multipurpose code that gathers state-of-the-art algorithms to carry out simulations in apt thermodynamic ensembles, using the widely popular CHARMM, AMBER, OPLS, and GROMOS biomolecular force fields. Here, we review the main features of NAMD that allow both equilibrium and enhanced-sampling molecular dynamics simulations with numerical efficiency. We describe the underlying concepts utilized by NAMD and their implementation, most notably for handling long-range electrostatics; controlling the temperature, pressure, and pH; applying external potentials on tailored grids; leveraging massively parallel resources in multiple-copy simulations; and hybrid quantum-mechanical/molecular-mechanical descriptions. We detail the variety of options offered by NAMD for enhanced-sampling simulations aimed at determining free-energy differences of either alchemical or geometrical transformations and outline their applicability to specific problems. Last, we discuss the roadmap for the development of NAMD and our current efforts toward achieving optimal performance on GPU-based architectures, for pushing back the limitations that have prevented biologically realistic billion-atom objects to be fruitfully simulated, and for making large-scale simulations less expensive and easier to set up, run, and analyze. NAMD is distributed free of charge with its source code at www.ks.uiuc.edu.&quot;,&quot;publisher&quot;:&quot;American Institute of Physics Inc.&quot;,&quot;issue&quot;:&quot;4&quot;,&quot;volume&quot;:&quot;153&quot;},&quot;isTemporary&quot;:false}]},{&quot;citationID&quot;:&quot;MENDELEY_CITATION_20f52bb3-44b9-4a43-a96c-92d011ee1315&quot;,&quot;properties&quot;:{&quot;noteIndex&quot;:0},&quot;isEdited&quot;:false,&quot;manualOverride&quot;:{&quot;isManuallyOverridden&quot;:false,&quot;citeprocText&quot;:&quot;(Karplus &amp;#38; McCammon, 2002)&quot;,&quot;manualOverrideText&quot;:&quot;&quot;},&quot;citationTag&quot;:&quot;MENDELEY_CITATION_v3_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&quot;,&quot;citationItems&quot;:[{&quot;id&quot;:&quot;db6d9372-6328-3e0b-9c30-f746eed22f8d&quot;,&quot;itemData&quot;:{&quot;type&quot;:&quot;article-journal&quot;,&quot;id&quot;:&quot;db6d9372-6328-3e0b-9c30-f746eed22f8d&quot;,&quot;title&quot;:&quot;Molecular dynamics simulations of biomolecules&quot;,&quot;author&quot;:[{&quot;family&quot;:&quot;Karplus&quot;,&quot;given&quot;:&quot;Martin&quot;,&quot;parse-names&quot;:false,&quot;dropping-particle&quot;:&quot;&quot;,&quot;non-dropping-particle&quot;:&quot;&quot;},{&quot;family&quot;:&quot;McCammon&quot;,&quot;given&quot;:&quot;J. Andrew&quot;,&quot;parse-names&quot;:false,&quot;dropping-particle&quot;:&quot;&quot;,&quot;non-dropping-particle&quot;:&quot;&quot;}],&quot;container-title&quot;:&quot;Nature Structural Biology 2002 9:9&quot;,&quot;accessed&quot;:{&quot;date-parts&quot;:[[2025,3,24]]},&quot;DOI&quot;:&quot;10.1038/nsb0902-646&quot;,&quot;ISSN&quot;:&quot;1545-9985&quot;,&quot;PMID&quot;:&quot;12198485&quot;,&quot;URL&quot;:&quot;https://www.nature.com/articles/nsb0902-646&quot;,&quot;issued&quot;:{&quot;date-parts&quot;:[[2002]]},&quot;page&quot;:&quot;646-652&quot;,&quot;abstract&quot;:&quot;Molecular dynamics simulations are important tools for understanding the physical basis of the structure and function of biological macromolecules. The early view of proteins as relatively rigid structures has been replaced by a dynamic model in which the internal motions and resulting conformational changes play an essential role in their function. This review presents a brief description of the origin and early uses of biomolecular simulations. It then outlines some recent studies that illustrate the utility of such simulations and closes with a discussion of their ever-increasing potential for contributing to biology.&quot;,&quot;publisher&quot;:&quot;Nature Publishing Group&quot;,&quot;issue&quot;:&quot;9&quot;,&quot;volume&quot;:&quot;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1E806-F7DD-AF46-B745-029665D19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6</Pages>
  <Words>2190</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Uğur Otçu</dc:creator>
  <cp:keywords/>
  <dc:description/>
  <cp:lastModifiedBy>Cihan Uğur Otçu</cp:lastModifiedBy>
  <cp:revision>82</cp:revision>
  <dcterms:created xsi:type="dcterms:W3CDTF">2025-03-19T16:25:00Z</dcterms:created>
  <dcterms:modified xsi:type="dcterms:W3CDTF">2025-03-23T21:10:00Z</dcterms:modified>
</cp:coreProperties>
</file>