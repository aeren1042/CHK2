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0FB8A" w14:textId="619AA318" w:rsidR="00695C79" w:rsidRPr="00C146D5" w:rsidRDefault="00695C79" w:rsidP="004F0A91">
      <w:pPr>
        <w:spacing w:line="259" w:lineRule="auto"/>
        <w:ind w:firstLine="0"/>
        <w:rPr>
          <w:b/>
          <w:bCs/>
          <w:sz w:val="22"/>
          <w:szCs w:val="22"/>
          <w:lang w:val="en-US"/>
        </w:rPr>
      </w:pPr>
      <w:bookmarkStart w:id="0" w:name="_Hlk193533850"/>
      <w:r w:rsidRPr="00C146D5">
        <w:rPr>
          <w:b/>
          <w:bCs/>
          <w:sz w:val="22"/>
          <w:szCs w:val="22"/>
          <w:lang w:val="en-US"/>
        </w:rPr>
        <w:t>Ai</w:t>
      </w:r>
      <w:r w:rsidR="00C146D5">
        <w:rPr>
          <w:b/>
          <w:bCs/>
          <w:sz w:val="22"/>
          <w:szCs w:val="22"/>
          <w:lang w:val="en-US"/>
        </w:rPr>
        <w:t>m</w:t>
      </w:r>
    </w:p>
    <w:p w14:paraId="2BC4F5F3" w14:textId="30678F82" w:rsidR="00A76996" w:rsidRPr="00A76996" w:rsidRDefault="00A76996" w:rsidP="00A76996">
      <w:pPr>
        <w:spacing w:line="259" w:lineRule="auto"/>
        <w:ind w:firstLine="0"/>
        <w:rPr>
          <w:sz w:val="22"/>
          <w:szCs w:val="22"/>
          <w:lang w:val="en-US"/>
        </w:rPr>
      </w:pPr>
      <w:bookmarkStart w:id="1" w:name="_Hlk192773697"/>
      <w:r w:rsidRPr="00A76996">
        <w:rPr>
          <w:sz w:val="22"/>
          <w:szCs w:val="22"/>
          <w:lang w:val="en-US"/>
        </w:rPr>
        <w:t xml:space="preserve">Cancer remains a significant global cause of mortality, highlighting the importance of understanding the complex molecular mechanisms that drive its development. </w:t>
      </w:r>
      <w:r w:rsidR="002C726B">
        <w:rPr>
          <w:sz w:val="22"/>
          <w:szCs w:val="22"/>
          <w:lang w:val="en-US"/>
        </w:rPr>
        <w:t xml:space="preserve">The </w:t>
      </w:r>
      <w:r w:rsidRPr="00A76996">
        <w:rPr>
          <w:sz w:val="22"/>
          <w:szCs w:val="22"/>
          <w:lang w:val="en-US"/>
        </w:rPr>
        <w:t xml:space="preserve">Checkpoint kinase 2 </w:t>
      </w:r>
      <w:r w:rsidRPr="00A76996">
        <w:rPr>
          <w:i/>
          <w:iCs/>
          <w:sz w:val="22"/>
          <w:szCs w:val="22"/>
          <w:lang w:val="en-US"/>
        </w:rPr>
        <w:t>(CHEK2)</w:t>
      </w:r>
      <w:r w:rsidRPr="00A76996">
        <w:rPr>
          <w:sz w:val="22"/>
          <w:szCs w:val="22"/>
          <w:lang w:val="en-US"/>
        </w:rPr>
        <w:t xml:space="preserve"> </w:t>
      </w:r>
      <w:r w:rsidR="007B7525">
        <w:rPr>
          <w:sz w:val="22"/>
          <w:szCs w:val="22"/>
          <w:lang w:val="en-US"/>
        </w:rPr>
        <w:t xml:space="preserve">gene </w:t>
      </w:r>
      <w:r w:rsidRPr="00A76996">
        <w:rPr>
          <w:sz w:val="22"/>
          <w:szCs w:val="22"/>
          <w:lang w:val="en-US"/>
        </w:rPr>
        <w:t xml:space="preserve">is a critical target in cancer prevention, as it plays a pivotal role in maintaining genomic stability by regulating DNA repair processes and cell cycle checkpoints. Although </w:t>
      </w:r>
      <w:r w:rsidR="003C43E8">
        <w:rPr>
          <w:sz w:val="22"/>
          <w:szCs w:val="22"/>
          <w:lang w:val="en-US"/>
        </w:rPr>
        <w:t xml:space="preserve">mutations in </w:t>
      </w:r>
      <w:r w:rsidRPr="00A76996">
        <w:rPr>
          <w:sz w:val="22"/>
          <w:szCs w:val="22"/>
          <w:lang w:val="en-US"/>
        </w:rPr>
        <w:t xml:space="preserve">CHK2 </w:t>
      </w:r>
      <w:r w:rsidR="003C43E8">
        <w:rPr>
          <w:sz w:val="22"/>
          <w:szCs w:val="22"/>
          <w:lang w:val="en-US"/>
        </w:rPr>
        <w:t>protein</w:t>
      </w:r>
      <w:r w:rsidRPr="00A76996">
        <w:rPr>
          <w:sz w:val="22"/>
          <w:szCs w:val="22"/>
          <w:lang w:val="en-US"/>
        </w:rPr>
        <w:t xml:space="preserve"> have been linked to a variety of cancers, many details of its catalytic cycle are still unclear and require further investigation. Understanding the molecular details of CHK2's function and dysregulation could lead to novel targeted therapeutic intervention</w:t>
      </w:r>
      <w:r w:rsidR="00FE219E">
        <w:rPr>
          <w:sz w:val="22"/>
          <w:szCs w:val="22"/>
          <w:lang w:val="en-US"/>
        </w:rPr>
        <w:t>s</w:t>
      </w:r>
      <w:r w:rsidRPr="00A76996">
        <w:rPr>
          <w:sz w:val="22"/>
          <w:szCs w:val="22"/>
          <w:lang w:val="en-US"/>
        </w:rPr>
        <w:t xml:space="preserve"> and enhanced cancer management strategies. </w:t>
      </w:r>
    </w:p>
    <w:p w14:paraId="3E1C372E" w14:textId="380F0600" w:rsidR="00A76996" w:rsidRPr="00A76996" w:rsidRDefault="00A76996" w:rsidP="00A76996">
      <w:pPr>
        <w:spacing w:line="259" w:lineRule="auto"/>
        <w:ind w:firstLine="0"/>
        <w:rPr>
          <w:sz w:val="22"/>
          <w:szCs w:val="22"/>
          <w:lang w:val="en-US"/>
        </w:rPr>
      </w:pPr>
      <w:r w:rsidRPr="00A76996">
        <w:rPr>
          <w:sz w:val="22"/>
          <w:szCs w:val="22"/>
          <w:lang w:val="en-US"/>
        </w:rPr>
        <w:t xml:space="preserve">As a key tumor-suppressing gene, </w:t>
      </w:r>
      <w:r w:rsidRPr="00A76996">
        <w:rPr>
          <w:i/>
          <w:iCs/>
          <w:sz w:val="22"/>
          <w:szCs w:val="22"/>
          <w:lang w:val="en-US"/>
        </w:rPr>
        <w:t>CHEK2</w:t>
      </w:r>
      <w:r w:rsidRPr="00A76996">
        <w:rPr>
          <w:sz w:val="22"/>
          <w:szCs w:val="22"/>
          <w:lang w:val="en-US"/>
        </w:rPr>
        <w:t xml:space="preserve"> encodes the vital serine/threonine kinase protein CHK2, essential for cell cycle checkpoint control and DNA repair pathways. Its role is crucial in preserving genomic stability and protecting against DNA damage. Key structural components of CHK2 include the N-terminal SQ/TQ cluster domain (SCD), a central </w:t>
      </w:r>
      <w:proofErr w:type="spellStart"/>
      <w:r w:rsidRPr="00A76996">
        <w:rPr>
          <w:sz w:val="22"/>
          <w:szCs w:val="22"/>
          <w:lang w:val="en-US"/>
        </w:rPr>
        <w:t>forkhead</w:t>
      </w:r>
      <w:proofErr w:type="spellEnd"/>
      <w:r w:rsidRPr="00A76996">
        <w:rPr>
          <w:sz w:val="22"/>
          <w:szCs w:val="22"/>
          <w:lang w:val="en-US"/>
        </w:rPr>
        <w:t>-associated (FHA) domain, and the C-terminal serine/threonine kinase domain (KD). The SCD contains phosphorylation sites important for CHK2's substrate recognition. The FHA domain enables CHK2 to sense and respond to DNA damage signals, while the KD is responsible for phosphorylating target proteins</w:t>
      </w:r>
      <w:customXmlInsRangeStart w:id="2" w:author="ebru tuncay" w:date="2025-03-23T22:53:00Z"/>
      <w:sdt>
        <w:sdtPr>
          <w:rPr>
            <w:sz w:val="22"/>
            <w:szCs w:val="22"/>
            <w:lang w:val="en-US"/>
          </w:rPr>
          <w:id w:val="1339269722"/>
          <w:citation/>
        </w:sdtPr>
        <w:sdtContent>
          <w:customXmlInsRangeEnd w:id="2"/>
          <w:ins w:id="3" w:author="ebru tuncay" w:date="2025-03-23T22:53:00Z">
            <w:r w:rsidR="00F1109C">
              <w:rPr>
                <w:sz w:val="22"/>
                <w:szCs w:val="22"/>
                <w:lang w:val="en-US"/>
              </w:rPr>
              <w:fldChar w:fldCharType="begin"/>
            </w:r>
            <w:r w:rsidR="00F1109C">
              <w:rPr>
                <w:sz w:val="22"/>
                <w:szCs w:val="22"/>
                <w:lang w:val="tr-TR"/>
              </w:rPr>
              <w:instrText xml:space="preserve"> CITATION Ung18 \l 1055 </w:instrText>
            </w:r>
          </w:ins>
          <w:r w:rsidR="00F1109C">
            <w:rPr>
              <w:sz w:val="22"/>
              <w:szCs w:val="22"/>
              <w:lang w:val="en-US"/>
            </w:rPr>
            <w:fldChar w:fldCharType="separate"/>
          </w:r>
          <w:ins w:id="4" w:author="ebru tuncay" w:date="2025-03-23T22:53:00Z">
            <w:r w:rsidR="00F1109C">
              <w:rPr>
                <w:noProof/>
                <w:sz w:val="22"/>
                <w:szCs w:val="22"/>
                <w:lang w:val="tr-TR"/>
              </w:rPr>
              <w:t xml:space="preserve"> </w:t>
            </w:r>
            <w:r w:rsidR="00F1109C" w:rsidRPr="00F1109C">
              <w:rPr>
                <w:noProof/>
                <w:sz w:val="22"/>
                <w:szCs w:val="22"/>
                <w:lang w:val="tr-TR"/>
                <w:rPrChange w:id="5" w:author="ebru tuncay" w:date="2025-03-23T22:53:00Z">
                  <w:rPr/>
                </w:rPrChange>
              </w:rPr>
              <w:t>(Ung, 2018)</w:t>
            </w:r>
            <w:r w:rsidR="00F1109C">
              <w:rPr>
                <w:sz w:val="22"/>
                <w:szCs w:val="22"/>
                <w:lang w:val="en-US"/>
              </w:rPr>
              <w:fldChar w:fldCharType="end"/>
            </w:r>
          </w:ins>
          <w:customXmlInsRangeStart w:id="6" w:author="ebru tuncay" w:date="2025-03-23T22:53:00Z"/>
        </w:sdtContent>
      </w:sdt>
      <w:customXmlInsRangeEnd w:id="6"/>
      <w:r w:rsidRPr="00A76996">
        <w:rPr>
          <w:sz w:val="22"/>
          <w:szCs w:val="22"/>
          <w:lang w:val="en-US"/>
        </w:rPr>
        <w:t xml:space="preserve">. </w:t>
      </w:r>
    </w:p>
    <w:p w14:paraId="5B7DB9A0" w14:textId="06284F27" w:rsidR="00A76996" w:rsidRPr="00A76996" w:rsidRDefault="00A76996" w:rsidP="00A76996">
      <w:pPr>
        <w:spacing w:line="259" w:lineRule="auto"/>
        <w:ind w:firstLine="0"/>
        <w:rPr>
          <w:sz w:val="22"/>
          <w:szCs w:val="22"/>
          <w:lang w:val="en-US"/>
        </w:rPr>
      </w:pPr>
      <w:r w:rsidRPr="00A76996">
        <w:rPr>
          <w:sz w:val="22"/>
          <w:szCs w:val="22"/>
          <w:lang w:val="en-US"/>
        </w:rPr>
        <w:t xml:space="preserve">Mutations in CHK2 have been linked to various cancers, </w:t>
      </w:r>
      <w:r w:rsidR="0069432E">
        <w:rPr>
          <w:sz w:val="22"/>
          <w:szCs w:val="22"/>
          <w:lang w:val="en-US"/>
        </w:rPr>
        <w:t>such as</w:t>
      </w:r>
      <w:r w:rsidR="006055AB">
        <w:rPr>
          <w:sz w:val="22"/>
          <w:szCs w:val="22"/>
          <w:lang w:val="en-US"/>
        </w:rPr>
        <w:t xml:space="preserve"> breast cancer, </w:t>
      </w:r>
      <w:r w:rsidRPr="00A76996">
        <w:rPr>
          <w:sz w:val="22"/>
          <w:szCs w:val="22"/>
          <w:lang w:val="en-US"/>
        </w:rPr>
        <w:t>underscoring its significant role across multiple cancer types. Such mutations or losses can impair CHK2's normal function, diminishing the cell</w:t>
      </w:r>
      <w:r w:rsidR="00551F11">
        <w:rPr>
          <w:sz w:val="22"/>
          <w:szCs w:val="22"/>
          <w:lang w:val="en-US"/>
        </w:rPr>
        <w:t>’</w:t>
      </w:r>
      <w:r w:rsidRPr="00A76996">
        <w:rPr>
          <w:sz w:val="22"/>
          <w:szCs w:val="22"/>
          <w:lang w:val="en-US"/>
        </w:rPr>
        <w:t>s capacity to respond effectively to DNA damage, which can lead to uncontrolled cell growth and cancer development</w:t>
      </w:r>
      <w:customXmlInsRangeStart w:id="7" w:author="ebru tuncay" w:date="2025-03-23T23:15:00Z"/>
      <w:sdt>
        <w:sdtPr>
          <w:rPr>
            <w:sz w:val="22"/>
            <w:szCs w:val="22"/>
            <w:lang w:val="en-US"/>
          </w:rPr>
          <w:id w:val="1015423368"/>
          <w:citation/>
        </w:sdtPr>
        <w:sdtContent>
          <w:customXmlInsRangeEnd w:id="7"/>
          <w:ins w:id="8" w:author="ebru tuncay" w:date="2025-03-23T23:15:00Z">
            <w:r w:rsidR="00E8089D">
              <w:rPr>
                <w:sz w:val="22"/>
                <w:szCs w:val="22"/>
                <w:lang w:val="en-US"/>
              </w:rPr>
              <w:fldChar w:fldCharType="begin"/>
            </w:r>
            <w:r w:rsidR="00E8089D">
              <w:rPr>
                <w:sz w:val="22"/>
                <w:szCs w:val="22"/>
                <w:lang w:val="tr-TR"/>
              </w:rPr>
              <w:instrText xml:space="preserve"> CITATION Zho00 \l 1055 </w:instrText>
            </w:r>
          </w:ins>
          <w:r w:rsidR="00E8089D">
            <w:rPr>
              <w:sz w:val="22"/>
              <w:szCs w:val="22"/>
              <w:lang w:val="en-US"/>
            </w:rPr>
            <w:fldChar w:fldCharType="separate"/>
          </w:r>
          <w:ins w:id="9" w:author="ebru tuncay" w:date="2025-03-23T23:15:00Z">
            <w:r w:rsidR="00E8089D">
              <w:rPr>
                <w:noProof/>
                <w:sz w:val="22"/>
                <w:szCs w:val="22"/>
                <w:lang w:val="tr-TR"/>
              </w:rPr>
              <w:t xml:space="preserve"> </w:t>
            </w:r>
            <w:r w:rsidR="00E8089D" w:rsidRPr="00E8089D">
              <w:rPr>
                <w:noProof/>
                <w:sz w:val="22"/>
                <w:szCs w:val="22"/>
                <w:lang w:val="tr-TR"/>
                <w:rPrChange w:id="10" w:author="ebru tuncay" w:date="2025-03-23T23:15:00Z">
                  <w:rPr/>
                </w:rPrChange>
              </w:rPr>
              <w:t>(Zhou, 2000)</w:t>
            </w:r>
            <w:r w:rsidR="00E8089D">
              <w:rPr>
                <w:sz w:val="22"/>
                <w:szCs w:val="22"/>
                <w:lang w:val="en-US"/>
              </w:rPr>
              <w:fldChar w:fldCharType="end"/>
            </w:r>
          </w:ins>
          <w:customXmlInsRangeStart w:id="11" w:author="ebru tuncay" w:date="2025-03-23T23:15:00Z"/>
        </w:sdtContent>
      </w:sdt>
      <w:customXmlInsRangeEnd w:id="11"/>
      <w:r w:rsidRPr="00A76996">
        <w:rPr>
          <w:sz w:val="22"/>
          <w:szCs w:val="22"/>
          <w:lang w:val="en-US"/>
        </w:rPr>
        <w:t xml:space="preserve">. Understanding how CHK2 dysfunction contributes to cancer is important for developing targeted therapies and strategies to fight tumorigenesis. </w:t>
      </w:r>
    </w:p>
    <w:bookmarkEnd w:id="1"/>
    <w:p w14:paraId="30A9C7F0" w14:textId="046341E4" w:rsidR="00D65EA2" w:rsidRPr="00C146D5" w:rsidRDefault="004850CA" w:rsidP="00080CA2">
      <w:pPr>
        <w:ind w:firstLine="0"/>
        <w:rPr>
          <w:sz w:val="22"/>
          <w:szCs w:val="22"/>
          <w:lang w:val="en-US"/>
        </w:rPr>
      </w:pPr>
      <w:r w:rsidRPr="00A76996">
        <w:rPr>
          <w:sz w:val="22"/>
          <w:szCs w:val="22"/>
          <w:lang w:val="en-US"/>
        </w:rPr>
        <w:t xml:space="preserve">This study investigates a set of CHEK2 gene variants in the </w:t>
      </w:r>
      <w:r w:rsidR="0022735B">
        <w:rPr>
          <w:sz w:val="22"/>
          <w:szCs w:val="22"/>
          <w:lang w:val="en-US"/>
        </w:rPr>
        <w:t>KD</w:t>
      </w:r>
      <w:r w:rsidRPr="00A76996">
        <w:rPr>
          <w:sz w:val="22"/>
          <w:szCs w:val="22"/>
          <w:lang w:val="en-US"/>
        </w:rPr>
        <w:t xml:space="preserve"> to assess their potential mutational impact on CHK2 protein structure and dynamics through </w:t>
      </w:r>
      <w:r>
        <w:rPr>
          <w:sz w:val="22"/>
          <w:szCs w:val="22"/>
          <w:lang w:val="en-US"/>
        </w:rPr>
        <w:t xml:space="preserve">all-atom </w:t>
      </w:r>
      <w:r w:rsidRPr="00A76996">
        <w:rPr>
          <w:sz w:val="22"/>
          <w:szCs w:val="22"/>
          <w:lang w:val="en-US"/>
        </w:rPr>
        <w:t xml:space="preserve">molecular dynamics simulations. </w:t>
      </w:r>
      <w:r>
        <w:rPr>
          <w:sz w:val="22"/>
          <w:szCs w:val="22"/>
          <w:lang w:val="en-US"/>
        </w:rPr>
        <w:t>F</w:t>
      </w:r>
      <w:proofErr w:type="spellStart"/>
      <w:r w:rsidRPr="004850CA">
        <w:rPr>
          <w:sz w:val="22"/>
          <w:szCs w:val="22"/>
        </w:rPr>
        <w:t>ive</w:t>
      </w:r>
      <w:proofErr w:type="spellEnd"/>
      <w:r w:rsidRPr="004850CA">
        <w:rPr>
          <w:sz w:val="22"/>
          <w:szCs w:val="22"/>
        </w:rPr>
        <w:t xml:space="preserve"> mutations</w:t>
      </w:r>
      <w:r>
        <w:rPr>
          <w:sz w:val="22"/>
          <w:szCs w:val="22"/>
        </w:rPr>
        <w:t xml:space="preserve">, namely </w:t>
      </w:r>
      <w:r w:rsidRPr="004850CA">
        <w:rPr>
          <w:sz w:val="22"/>
          <w:szCs w:val="22"/>
        </w:rPr>
        <w:t>G306A</w:t>
      </w:r>
      <w:customXmlInsRangeStart w:id="12" w:author="ebru tuncay" w:date="2025-03-23T22:55:00Z"/>
      <w:sdt>
        <w:sdtPr>
          <w:rPr>
            <w:sz w:val="22"/>
            <w:szCs w:val="22"/>
          </w:rPr>
          <w:id w:val="651105844"/>
          <w:citation/>
        </w:sdtPr>
        <w:sdtContent>
          <w:customXmlInsRangeEnd w:id="12"/>
          <w:ins w:id="13" w:author="ebru tuncay" w:date="2025-03-23T22:55:00Z">
            <w:r w:rsidR="00F1109C">
              <w:rPr>
                <w:sz w:val="22"/>
                <w:szCs w:val="22"/>
              </w:rPr>
              <w:fldChar w:fldCharType="begin"/>
            </w:r>
            <w:r w:rsidR="00F1109C">
              <w:rPr>
                <w:sz w:val="22"/>
                <w:szCs w:val="22"/>
                <w:lang w:val="tr-TR"/>
              </w:rPr>
              <w:instrText xml:space="preserve"> CITATION Boo22 \l 1055 </w:instrText>
            </w:r>
          </w:ins>
          <w:r w:rsidR="00F1109C">
            <w:rPr>
              <w:sz w:val="22"/>
              <w:szCs w:val="22"/>
            </w:rPr>
            <w:fldChar w:fldCharType="separate"/>
          </w:r>
          <w:ins w:id="14" w:author="ebru tuncay" w:date="2025-03-23T22:55:00Z">
            <w:r w:rsidR="00F1109C">
              <w:rPr>
                <w:noProof/>
                <w:sz w:val="22"/>
                <w:szCs w:val="22"/>
                <w:lang w:val="tr-TR"/>
              </w:rPr>
              <w:t xml:space="preserve"> </w:t>
            </w:r>
            <w:r w:rsidR="00F1109C" w:rsidRPr="00F1109C">
              <w:rPr>
                <w:noProof/>
                <w:sz w:val="22"/>
                <w:szCs w:val="22"/>
                <w:lang w:val="tr-TR"/>
                <w:rPrChange w:id="15" w:author="ebru tuncay" w:date="2025-03-23T22:55:00Z">
                  <w:rPr/>
                </w:rPrChange>
              </w:rPr>
              <w:t>(Boonen, 2022)</w:t>
            </w:r>
            <w:r w:rsidR="00F1109C">
              <w:rPr>
                <w:sz w:val="22"/>
                <w:szCs w:val="22"/>
              </w:rPr>
              <w:fldChar w:fldCharType="end"/>
            </w:r>
          </w:ins>
          <w:customXmlInsRangeStart w:id="16" w:author="ebru tuncay" w:date="2025-03-23T22:55:00Z"/>
        </w:sdtContent>
      </w:sdt>
      <w:customXmlInsRangeEnd w:id="16"/>
      <w:r w:rsidRPr="004850CA">
        <w:rPr>
          <w:sz w:val="22"/>
          <w:szCs w:val="22"/>
        </w:rPr>
        <w:t>, E351D</w:t>
      </w:r>
      <w:customXmlInsRangeStart w:id="17" w:author="ebru tuncay" w:date="2025-03-23T22:57:00Z"/>
      <w:sdt>
        <w:sdtPr>
          <w:rPr>
            <w:sz w:val="22"/>
            <w:szCs w:val="22"/>
          </w:rPr>
          <w:id w:val="-1110658889"/>
          <w:citation/>
        </w:sdtPr>
        <w:sdtContent>
          <w:customXmlInsRangeEnd w:id="17"/>
          <w:ins w:id="18" w:author="ebru tuncay" w:date="2025-03-23T22:57:00Z">
            <w:r w:rsidR="00F1109C">
              <w:rPr>
                <w:sz w:val="22"/>
                <w:szCs w:val="22"/>
              </w:rPr>
              <w:fldChar w:fldCharType="begin"/>
            </w:r>
            <w:r w:rsidR="00F1109C">
              <w:rPr>
                <w:sz w:val="22"/>
                <w:szCs w:val="22"/>
                <w:lang w:val="tr-TR"/>
              </w:rPr>
              <w:instrText xml:space="preserve"> CITATION Ric15 \l 1055 </w:instrText>
            </w:r>
          </w:ins>
          <w:r w:rsidR="00F1109C">
            <w:rPr>
              <w:sz w:val="22"/>
              <w:szCs w:val="22"/>
            </w:rPr>
            <w:fldChar w:fldCharType="separate"/>
          </w:r>
          <w:ins w:id="19" w:author="ebru tuncay" w:date="2025-03-23T22:57:00Z">
            <w:r w:rsidR="00F1109C">
              <w:rPr>
                <w:noProof/>
                <w:sz w:val="22"/>
                <w:szCs w:val="22"/>
                <w:lang w:val="tr-TR"/>
              </w:rPr>
              <w:t xml:space="preserve"> </w:t>
            </w:r>
            <w:r w:rsidR="00F1109C" w:rsidRPr="00F1109C">
              <w:rPr>
                <w:noProof/>
                <w:sz w:val="22"/>
                <w:szCs w:val="22"/>
                <w:lang w:val="tr-TR"/>
                <w:rPrChange w:id="20" w:author="ebru tuncay" w:date="2025-03-23T22:57:00Z">
                  <w:rPr/>
                </w:rPrChange>
              </w:rPr>
              <w:t>(Richards, 2015)</w:t>
            </w:r>
            <w:r w:rsidR="00F1109C">
              <w:rPr>
                <w:sz w:val="22"/>
                <w:szCs w:val="22"/>
              </w:rPr>
              <w:fldChar w:fldCharType="end"/>
            </w:r>
          </w:ins>
          <w:customXmlInsRangeStart w:id="21" w:author="ebru tuncay" w:date="2025-03-23T22:57:00Z"/>
        </w:sdtContent>
      </w:sdt>
      <w:customXmlInsRangeEnd w:id="21"/>
      <w:r w:rsidRPr="004850CA">
        <w:rPr>
          <w:sz w:val="22"/>
          <w:szCs w:val="22"/>
        </w:rPr>
        <w:t>, S356L</w:t>
      </w:r>
      <w:customXmlInsRangeStart w:id="22" w:author="ebru tuncay" w:date="2025-03-23T22:58:00Z"/>
      <w:sdt>
        <w:sdtPr>
          <w:rPr>
            <w:sz w:val="22"/>
            <w:szCs w:val="22"/>
          </w:rPr>
          <w:id w:val="-2038808184"/>
          <w:citation/>
        </w:sdtPr>
        <w:sdtContent>
          <w:customXmlInsRangeEnd w:id="22"/>
          <w:ins w:id="23" w:author="ebru tuncay" w:date="2025-03-23T22:58:00Z">
            <w:r w:rsidR="00F1109C">
              <w:rPr>
                <w:sz w:val="22"/>
                <w:szCs w:val="22"/>
              </w:rPr>
              <w:fldChar w:fldCharType="begin"/>
            </w:r>
            <w:r w:rsidR="00F1109C">
              <w:rPr>
                <w:sz w:val="22"/>
                <w:szCs w:val="22"/>
                <w:lang w:val="tr-TR"/>
              </w:rPr>
              <w:instrText xml:space="preserve"> CITATION Lim23 \l 1055 </w:instrText>
            </w:r>
          </w:ins>
          <w:r w:rsidR="00F1109C">
            <w:rPr>
              <w:sz w:val="22"/>
              <w:szCs w:val="22"/>
            </w:rPr>
            <w:fldChar w:fldCharType="separate"/>
          </w:r>
          <w:ins w:id="24" w:author="ebru tuncay" w:date="2025-03-23T22:58:00Z">
            <w:r w:rsidR="00F1109C">
              <w:rPr>
                <w:noProof/>
                <w:sz w:val="22"/>
                <w:szCs w:val="22"/>
                <w:lang w:val="tr-TR"/>
              </w:rPr>
              <w:t xml:space="preserve"> </w:t>
            </w:r>
            <w:r w:rsidR="00F1109C" w:rsidRPr="00F1109C">
              <w:rPr>
                <w:noProof/>
                <w:sz w:val="22"/>
                <w:szCs w:val="22"/>
                <w:lang w:val="tr-TR"/>
                <w:rPrChange w:id="25" w:author="ebru tuncay" w:date="2025-03-23T22:58:00Z">
                  <w:rPr/>
                </w:rPrChange>
              </w:rPr>
              <w:t>(Lim, 2023)</w:t>
            </w:r>
            <w:r w:rsidR="00F1109C">
              <w:rPr>
                <w:sz w:val="22"/>
                <w:szCs w:val="22"/>
              </w:rPr>
              <w:fldChar w:fldCharType="end"/>
            </w:r>
          </w:ins>
          <w:customXmlInsRangeStart w:id="26" w:author="ebru tuncay" w:date="2025-03-23T22:58:00Z"/>
        </w:sdtContent>
      </w:sdt>
      <w:customXmlInsRangeEnd w:id="26"/>
      <w:r w:rsidRPr="004850CA">
        <w:rPr>
          <w:sz w:val="22"/>
          <w:szCs w:val="22"/>
        </w:rPr>
        <w:t>, D409V</w:t>
      </w:r>
      <w:customXmlInsRangeStart w:id="27" w:author="ebru tuncay" w:date="2025-03-23T22:59:00Z"/>
      <w:sdt>
        <w:sdtPr>
          <w:rPr>
            <w:sz w:val="22"/>
            <w:szCs w:val="22"/>
          </w:rPr>
          <w:id w:val="-58323955"/>
          <w:citation/>
        </w:sdtPr>
        <w:sdtContent>
          <w:customXmlInsRangeEnd w:id="27"/>
          <w:ins w:id="28" w:author="ebru tuncay" w:date="2025-03-23T22:59:00Z">
            <w:r w:rsidR="00F1109C">
              <w:rPr>
                <w:sz w:val="22"/>
                <w:szCs w:val="22"/>
              </w:rPr>
              <w:fldChar w:fldCharType="begin"/>
            </w:r>
            <w:r w:rsidR="00F1109C">
              <w:rPr>
                <w:sz w:val="22"/>
                <w:szCs w:val="22"/>
                <w:lang w:val="tr-TR"/>
              </w:rPr>
              <w:instrText xml:space="preserve"> CITATION Bra18 \l 1055 </w:instrText>
            </w:r>
          </w:ins>
          <w:r w:rsidR="00F1109C">
            <w:rPr>
              <w:sz w:val="22"/>
              <w:szCs w:val="22"/>
            </w:rPr>
            <w:fldChar w:fldCharType="separate"/>
          </w:r>
          <w:ins w:id="29" w:author="ebru tuncay" w:date="2025-03-23T22:59:00Z">
            <w:r w:rsidR="00F1109C">
              <w:rPr>
                <w:noProof/>
                <w:sz w:val="22"/>
                <w:szCs w:val="22"/>
                <w:lang w:val="tr-TR"/>
              </w:rPr>
              <w:t xml:space="preserve"> </w:t>
            </w:r>
            <w:r w:rsidR="00F1109C" w:rsidRPr="00F1109C">
              <w:rPr>
                <w:noProof/>
                <w:sz w:val="22"/>
                <w:szCs w:val="22"/>
                <w:lang w:val="tr-TR"/>
                <w:rPrChange w:id="30" w:author="ebru tuncay" w:date="2025-03-23T22:59:00Z">
                  <w:rPr/>
                </w:rPrChange>
              </w:rPr>
              <w:t>(Branco, 2018)</w:t>
            </w:r>
            <w:r w:rsidR="00F1109C">
              <w:rPr>
                <w:sz w:val="22"/>
                <w:szCs w:val="22"/>
              </w:rPr>
              <w:fldChar w:fldCharType="end"/>
            </w:r>
          </w:ins>
          <w:customXmlInsRangeStart w:id="31" w:author="ebru tuncay" w:date="2025-03-23T22:59:00Z"/>
        </w:sdtContent>
      </w:sdt>
      <w:customXmlInsRangeEnd w:id="31"/>
      <w:r w:rsidRPr="004850CA">
        <w:rPr>
          <w:sz w:val="22"/>
          <w:szCs w:val="22"/>
        </w:rPr>
        <w:t>, and V415I</w:t>
      </w:r>
      <w:customXmlInsRangeStart w:id="32" w:author="ebru tuncay" w:date="2025-03-23T23:00:00Z"/>
      <w:sdt>
        <w:sdtPr>
          <w:rPr>
            <w:sz w:val="22"/>
            <w:szCs w:val="22"/>
          </w:rPr>
          <w:id w:val="631367843"/>
          <w:citation/>
        </w:sdtPr>
        <w:sdtContent>
          <w:customXmlInsRangeEnd w:id="32"/>
          <w:ins w:id="33" w:author="ebru tuncay" w:date="2025-03-23T23:00:00Z">
            <w:r w:rsidR="00F1109C">
              <w:rPr>
                <w:sz w:val="22"/>
                <w:szCs w:val="22"/>
              </w:rPr>
              <w:fldChar w:fldCharType="begin"/>
            </w:r>
            <w:r w:rsidR="00F1109C">
              <w:rPr>
                <w:sz w:val="22"/>
                <w:szCs w:val="22"/>
                <w:lang w:val="tr-TR"/>
              </w:rPr>
              <w:instrText xml:space="preserve"> CITATION Whi22 \l 1055 </w:instrText>
            </w:r>
          </w:ins>
          <w:r w:rsidR="00F1109C">
            <w:rPr>
              <w:sz w:val="22"/>
              <w:szCs w:val="22"/>
            </w:rPr>
            <w:fldChar w:fldCharType="separate"/>
          </w:r>
          <w:ins w:id="34" w:author="ebru tuncay" w:date="2025-03-23T23:00:00Z">
            <w:r w:rsidR="00F1109C">
              <w:rPr>
                <w:noProof/>
                <w:sz w:val="22"/>
                <w:szCs w:val="22"/>
                <w:lang w:val="tr-TR"/>
              </w:rPr>
              <w:t xml:space="preserve"> </w:t>
            </w:r>
            <w:r w:rsidR="00F1109C" w:rsidRPr="00F1109C">
              <w:rPr>
                <w:noProof/>
                <w:sz w:val="22"/>
                <w:szCs w:val="22"/>
                <w:lang w:val="tr-TR"/>
                <w:rPrChange w:id="35" w:author="ebru tuncay" w:date="2025-03-23T23:00:00Z">
                  <w:rPr/>
                </w:rPrChange>
              </w:rPr>
              <w:t>(White, 2022)</w:t>
            </w:r>
            <w:r w:rsidR="00F1109C">
              <w:rPr>
                <w:sz w:val="22"/>
                <w:szCs w:val="22"/>
              </w:rPr>
              <w:fldChar w:fldCharType="end"/>
            </w:r>
          </w:ins>
          <w:customXmlInsRangeStart w:id="36" w:author="ebru tuncay" w:date="2025-03-23T23:00:00Z"/>
        </w:sdtContent>
      </w:sdt>
      <w:customXmlInsRangeEnd w:id="36"/>
      <w:r>
        <w:rPr>
          <w:sz w:val="22"/>
          <w:szCs w:val="22"/>
        </w:rPr>
        <w:t xml:space="preserve">, </w:t>
      </w:r>
      <w:r w:rsidRPr="004850CA">
        <w:rPr>
          <w:sz w:val="22"/>
          <w:szCs w:val="22"/>
        </w:rPr>
        <w:t xml:space="preserve">were selected for </w:t>
      </w:r>
      <w:r w:rsidRPr="004850CA">
        <w:rPr>
          <w:i/>
          <w:iCs/>
          <w:sz w:val="22"/>
          <w:szCs w:val="22"/>
        </w:rPr>
        <w:t>in silico</w:t>
      </w:r>
      <w:r w:rsidRPr="004850CA">
        <w:rPr>
          <w:sz w:val="22"/>
          <w:szCs w:val="22"/>
        </w:rPr>
        <w:t xml:space="preserve"> analysis. The primary </w:t>
      </w:r>
      <w:r w:rsidR="00EA2487">
        <w:rPr>
          <w:sz w:val="22"/>
          <w:szCs w:val="22"/>
        </w:rPr>
        <w:t>aim</w:t>
      </w:r>
      <w:r w:rsidRPr="004850CA">
        <w:rPr>
          <w:sz w:val="22"/>
          <w:szCs w:val="22"/>
        </w:rPr>
        <w:t xml:space="preserve"> was to determine how these </w:t>
      </w:r>
      <w:r w:rsidR="00EA2487">
        <w:rPr>
          <w:sz w:val="22"/>
          <w:szCs w:val="22"/>
        </w:rPr>
        <w:t>mutations</w:t>
      </w:r>
      <w:r w:rsidRPr="004850CA">
        <w:rPr>
          <w:sz w:val="22"/>
          <w:szCs w:val="22"/>
        </w:rPr>
        <w:t xml:space="preserve"> influence CHK2 dynamics and structural integrity, as disruptions in CHK2 function could impair DNA repair and cell cycle control, ultimately increasing </w:t>
      </w:r>
      <w:r w:rsidR="003706A3">
        <w:rPr>
          <w:sz w:val="22"/>
          <w:szCs w:val="22"/>
        </w:rPr>
        <w:t xml:space="preserve">breast </w:t>
      </w:r>
      <w:r w:rsidRPr="004850CA">
        <w:rPr>
          <w:sz w:val="22"/>
          <w:szCs w:val="22"/>
        </w:rPr>
        <w:t xml:space="preserve">cancer susceptibility. By investigating these mutations, this work seeks to deepen our understanding of CHK2’s role in </w:t>
      </w:r>
      <w:proofErr w:type="spellStart"/>
      <w:r w:rsidRPr="004850CA">
        <w:rPr>
          <w:sz w:val="22"/>
          <w:szCs w:val="22"/>
        </w:rPr>
        <w:t>tumor</w:t>
      </w:r>
      <w:proofErr w:type="spellEnd"/>
      <w:r w:rsidRPr="004850CA">
        <w:rPr>
          <w:sz w:val="22"/>
          <w:szCs w:val="22"/>
        </w:rPr>
        <w:t xml:space="preserve"> suppression and provide insights into potential targeted therapies for individuals carrying </w:t>
      </w:r>
      <w:r w:rsidRPr="004850CA">
        <w:rPr>
          <w:i/>
          <w:iCs/>
          <w:sz w:val="22"/>
          <w:szCs w:val="22"/>
        </w:rPr>
        <w:t>CHEK2</w:t>
      </w:r>
      <w:r w:rsidRPr="004850CA">
        <w:rPr>
          <w:sz w:val="22"/>
          <w:szCs w:val="22"/>
        </w:rPr>
        <w:t xml:space="preserve"> mutations</w:t>
      </w:r>
      <w:r w:rsidR="00D65EA2" w:rsidRPr="00C146D5">
        <w:rPr>
          <w:sz w:val="22"/>
          <w:szCs w:val="22"/>
          <w:lang w:val="en-US"/>
        </w:rPr>
        <w:t>.</w:t>
      </w:r>
    </w:p>
    <w:p w14:paraId="3BE5F531" w14:textId="6D38A1F3" w:rsidR="007F1937" w:rsidRPr="00C146D5" w:rsidRDefault="007F1937" w:rsidP="004F0A91">
      <w:pPr>
        <w:spacing w:line="259" w:lineRule="auto"/>
        <w:ind w:firstLine="0"/>
        <w:rPr>
          <w:b/>
          <w:bCs/>
          <w:sz w:val="22"/>
          <w:szCs w:val="22"/>
          <w:lang w:val="en-US"/>
        </w:rPr>
      </w:pPr>
      <w:r w:rsidRPr="00C146D5">
        <w:rPr>
          <w:b/>
          <w:bCs/>
          <w:sz w:val="22"/>
          <w:szCs w:val="22"/>
          <w:lang w:val="en-US"/>
        </w:rPr>
        <w:t>Material and Methods</w:t>
      </w:r>
    </w:p>
    <w:p w14:paraId="6D8E2DC2" w14:textId="73B79758" w:rsidR="00E048F0" w:rsidRDefault="00BF72CE" w:rsidP="002701D9">
      <w:pPr>
        <w:suppressAutoHyphens w:val="0"/>
        <w:spacing w:before="0" w:after="0" w:line="240" w:lineRule="auto"/>
        <w:ind w:firstLine="0"/>
        <w:rPr>
          <w:sz w:val="22"/>
          <w:szCs w:val="22"/>
          <w:lang w:eastAsia="tr-TR"/>
        </w:rPr>
      </w:pPr>
      <w:r>
        <w:rPr>
          <w:sz w:val="22"/>
          <w:szCs w:val="22"/>
          <w:lang w:eastAsia="tr-TR"/>
        </w:rPr>
        <w:t xml:space="preserve">To obtain active wild type (WT) CHK2, </w:t>
      </w:r>
      <w:r w:rsidR="00B73A22" w:rsidRPr="00B73A22">
        <w:rPr>
          <w:sz w:val="22"/>
          <w:szCs w:val="22"/>
          <w:lang w:eastAsia="tr-TR"/>
        </w:rPr>
        <w:t>starting structural model was constructed by combining structural information derived from the crystal structures with PDB IDs 3I6U</w:t>
      </w:r>
      <w:customXmlInsRangeStart w:id="37" w:author="ebru tuncay" w:date="2025-03-23T23:10:00Z"/>
      <w:sdt>
        <w:sdtPr>
          <w:rPr>
            <w:sz w:val="22"/>
            <w:szCs w:val="22"/>
            <w:lang w:eastAsia="tr-TR"/>
          </w:rPr>
          <w:id w:val="-334609719"/>
          <w:citation/>
        </w:sdtPr>
        <w:sdtContent>
          <w:customXmlInsRangeEnd w:id="37"/>
          <w:ins w:id="38" w:author="ebru tuncay" w:date="2025-03-23T23:10:00Z">
            <w:r w:rsidR="001C7F19">
              <w:rPr>
                <w:sz w:val="22"/>
                <w:szCs w:val="22"/>
                <w:lang w:eastAsia="tr-TR"/>
              </w:rPr>
              <w:fldChar w:fldCharType="begin"/>
            </w:r>
            <w:r w:rsidR="001C7F19">
              <w:rPr>
                <w:sz w:val="22"/>
                <w:szCs w:val="22"/>
                <w:lang w:val="tr-TR" w:eastAsia="tr-TR"/>
              </w:rPr>
              <w:instrText xml:space="preserve"> CITATION Cai091 \l 1055 </w:instrText>
            </w:r>
          </w:ins>
          <w:r w:rsidR="001C7F19">
            <w:rPr>
              <w:sz w:val="22"/>
              <w:szCs w:val="22"/>
              <w:lang w:eastAsia="tr-TR"/>
            </w:rPr>
            <w:fldChar w:fldCharType="separate"/>
          </w:r>
          <w:ins w:id="39" w:author="ebru tuncay" w:date="2025-03-23T23:10:00Z">
            <w:r w:rsidR="001C7F19">
              <w:rPr>
                <w:noProof/>
                <w:sz w:val="22"/>
                <w:szCs w:val="22"/>
                <w:lang w:val="tr-TR" w:eastAsia="tr-TR"/>
              </w:rPr>
              <w:t xml:space="preserve"> </w:t>
            </w:r>
            <w:r w:rsidR="001C7F19" w:rsidRPr="001C7F19">
              <w:rPr>
                <w:noProof/>
                <w:sz w:val="22"/>
                <w:szCs w:val="22"/>
                <w:lang w:val="tr-TR" w:eastAsia="tr-TR"/>
                <w:rPrChange w:id="40" w:author="ebru tuncay" w:date="2025-03-23T23:10:00Z">
                  <w:rPr/>
                </w:rPrChange>
              </w:rPr>
              <w:t>(Cai Z. C., 2009)</w:t>
            </w:r>
            <w:r w:rsidR="001C7F19">
              <w:rPr>
                <w:sz w:val="22"/>
                <w:szCs w:val="22"/>
                <w:lang w:eastAsia="tr-TR"/>
              </w:rPr>
              <w:fldChar w:fldCharType="end"/>
            </w:r>
          </w:ins>
          <w:customXmlInsRangeStart w:id="41" w:author="ebru tuncay" w:date="2025-03-23T23:10:00Z"/>
        </w:sdtContent>
      </w:sdt>
      <w:customXmlInsRangeEnd w:id="41"/>
      <w:r w:rsidR="00B73A22" w:rsidRPr="00B73A22">
        <w:rPr>
          <w:sz w:val="22"/>
          <w:szCs w:val="22"/>
          <w:lang w:eastAsia="tr-TR"/>
        </w:rPr>
        <w:t xml:space="preserve"> and 2CN5</w:t>
      </w:r>
      <w:customXmlInsRangeStart w:id="42" w:author="ebru tuncay" w:date="2025-03-23T23:08:00Z"/>
      <w:sdt>
        <w:sdtPr>
          <w:rPr>
            <w:sz w:val="22"/>
            <w:szCs w:val="22"/>
            <w:lang w:eastAsia="tr-TR"/>
          </w:rPr>
          <w:id w:val="-1168011073"/>
          <w:citation/>
        </w:sdtPr>
        <w:sdtContent>
          <w:customXmlInsRangeEnd w:id="42"/>
          <w:ins w:id="43" w:author="ebru tuncay" w:date="2025-03-23T23:08:00Z">
            <w:r w:rsidR="001C7F19">
              <w:rPr>
                <w:sz w:val="22"/>
                <w:szCs w:val="22"/>
                <w:lang w:eastAsia="tr-TR"/>
              </w:rPr>
              <w:fldChar w:fldCharType="begin"/>
            </w:r>
            <w:r w:rsidR="001C7F19">
              <w:rPr>
                <w:sz w:val="22"/>
                <w:szCs w:val="22"/>
                <w:lang w:val="tr-TR" w:eastAsia="tr-TR"/>
              </w:rPr>
              <w:instrText xml:space="preserve"> CITATION Oli06 \l 1055 </w:instrText>
            </w:r>
          </w:ins>
          <w:r w:rsidR="001C7F19">
            <w:rPr>
              <w:sz w:val="22"/>
              <w:szCs w:val="22"/>
              <w:lang w:eastAsia="tr-TR"/>
            </w:rPr>
            <w:fldChar w:fldCharType="separate"/>
          </w:r>
          <w:ins w:id="44" w:author="ebru tuncay" w:date="2025-03-23T23:08:00Z">
            <w:r w:rsidR="001C7F19">
              <w:rPr>
                <w:noProof/>
                <w:sz w:val="22"/>
                <w:szCs w:val="22"/>
                <w:lang w:val="tr-TR" w:eastAsia="tr-TR"/>
              </w:rPr>
              <w:t xml:space="preserve"> </w:t>
            </w:r>
            <w:r w:rsidR="001C7F19" w:rsidRPr="001C7F19">
              <w:rPr>
                <w:noProof/>
                <w:sz w:val="22"/>
                <w:szCs w:val="22"/>
                <w:lang w:val="tr-TR" w:eastAsia="tr-TR"/>
                <w:rPrChange w:id="45" w:author="ebru tuncay" w:date="2025-03-23T23:08:00Z">
                  <w:rPr/>
                </w:rPrChange>
              </w:rPr>
              <w:t>(Oliver, 2006)</w:t>
            </w:r>
            <w:r w:rsidR="001C7F19">
              <w:rPr>
                <w:sz w:val="22"/>
                <w:szCs w:val="22"/>
                <w:lang w:eastAsia="tr-TR"/>
              </w:rPr>
              <w:fldChar w:fldCharType="end"/>
            </w:r>
          </w:ins>
          <w:customXmlInsRangeStart w:id="46" w:author="ebru tuncay" w:date="2025-03-23T23:08:00Z"/>
        </w:sdtContent>
      </w:sdt>
      <w:customXmlInsRangeEnd w:id="46"/>
      <w:r w:rsidR="00B73A22" w:rsidRPr="00B73A22">
        <w:rPr>
          <w:sz w:val="22"/>
          <w:szCs w:val="22"/>
          <w:lang w:eastAsia="tr-TR"/>
        </w:rPr>
        <w:t>.</w:t>
      </w:r>
      <w:r>
        <w:rPr>
          <w:sz w:val="22"/>
          <w:szCs w:val="22"/>
          <w:lang w:eastAsia="tr-TR"/>
        </w:rPr>
        <w:t xml:space="preserve"> </w:t>
      </w:r>
      <w:r w:rsidR="00AE4894" w:rsidRPr="00AE4894">
        <w:rPr>
          <w:sz w:val="22"/>
          <w:szCs w:val="22"/>
          <w:lang w:eastAsia="tr-TR"/>
        </w:rPr>
        <w:t>Residues S379, T383, T387, and T389 within the CHK2 activation loop were phosphorylated. Additionally, the ADP molecule, two Mg²⁺ ions, and crystal water molecules derived from the 2CN5 structure were included in the system. Mutant structures containing G306A, E351D, S356L, D409V, and V415I were prepared using the Mutator plugin in VMD</w:t>
      </w:r>
      <w:r>
        <w:rPr>
          <w:sz w:val="22"/>
          <w:szCs w:val="22"/>
          <w:lang w:eastAsia="tr-TR"/>
        </w:rPr>
        <w:t xml:space="preserve">. </w:t>
      </w:r>
      <w:r w:rsidR="00AE4894" w:rsidRPr="00AE4894">
        <w:rPr>
          <w:sz w:val="22"/>
          <w:szCs w:val="22"/>
          <w:lang w:eastAsia="tr-TR"/>
        </w:rPr>
        <w:t>All structures were subsequently solvated in a TIP3P water box, applying padding dimensions of 28 Å along the x-axis, 20 Å along the y-axis, and 28 Å along the z-axis</w:t>
      </w:r>
      <w:r>
        <w:rPr>
          <w:sz w:val="22"/>
          <w:szCs w:val="22"/>
          <w:lang w:eastAsia="tr-TR"/>
        </w:rPr>
        <w:t>.</w:t>
      </w:r>
      <w:r w:rsidR="009B0BC1">
        <w:rPr>
          <w:sz w:val="22"/>
          <w:szCs w:val="22"/>
          <w:lang w:eastAsia="tr-TR"/>
        </w:rPr>
        <w:t xml:space="preserve"> </w:t>
      </w:r>
      <w:r w:rsidR="00AE4894" w:rsidRPr="00AE4894">
        <w:rPr>
          <w:sz w:val="22"/>
          <w:szCs w:val="22"/>
          <w:lang w:eastAsia="tr-TR"/>
        </w:rPr>
        <w:t xml:space="preserve">Systems were neutralized, and ion concentrations were adjusted to 210 mM </w:t>
      </w:r>
      <w:proofErr w:type="spellStart"/>
      <w:r w:rsidR="00AE4894" w:rsidRPr="00AE4894">
        <w:rPr>
          <w:sz w:val="22"/>
          <w:szCs w:val="22"/>
          <w:lang w:eastAsia="tr-TR"/>
        </w:rPr>
        <w:t>KCl</w:t>
      </w:r>
      <w:proofErr w:type="spellEnd"/>
      <w:r w:rsidR="00AE4894" w:rsidRPr="00AE4894">
        <w:rPr>
          <w:sz w:val="22"/>
          <w:szCs w:val="22"/>
          <w:lang w:eastAsia="tr-TR"/>
        </w:rPr>
        <w:t xml:space="preserve"> and 20 mM NaCl. All system preparation steps were performed using VMD</w:t>
      </w:r>
      <w:sdt>
        <w:sdtPr>
          <w:rPr>
            <w:sz w:val="22"/>
            <w:szCs w:val="22"/>
            <w:lang w:eastAsia="tr-TR"/>
          </w:rPr>
          <w:id w:val="1953350926"/>
          <w:citation/>
        </w:sdtPr>
        <w:sdtContent>
          <w:r w:rsidR="00EA689B">
            <w:rPr>
              <w:sz w:val="22"/>
              <w:szCs w:val="22"/>
              <w:lang w:eastAsia="tr-TR"/>
            </w:rPr>
            <w:fldChar w:fldCharType="begin"/>
          </w:r>
          <w:r w:rsidR="00EA689B">
            <w:rPr>
              <w:sz w:val="22"/>
              <w:szCs w:val="22"/>
              <w:lang w:val="tr-TR" w:eastAsia="tr-TR"/>
            </w:rPr>
            <w:instrText xml:space="preserve">CITATION Hum41 \l 1055 </w:instrText>
          </w:r>
          <w:r w:rsidR="00EA689B">
            <w:rPr>
              <w:sz w:val="22"/>
              <w:szCs w:val="22"/>
              <w:lang w:eastAsia="tr-TR"/>
            </w:rPr>
            <w:fldChar w:fldCharType="separate"/>
          </w:r>
          <w:r w:rsidR="00EA689B">
            <w:rPr>
              <w:noProof/>
              <w:sz w:val="22"/>
              <w:szCs w:val="22"/>
              <w:lang w:val="tr-TR" w:eastAsia="tr-TR"/>
            </w:rPr>
            <w:t xml:space="preserve"> </w:t>
          </w:r>
          <w:r w:rsidR="00EA689B" w:rsidRPr="00EA689B">
            <w:rPr>
              <w:noProof/>
              <w:sz w:val="22"/>
              <w:szCs w:val="22"/>
              <w:lang w:val="tr-TR" w:eastAsia="tr-TR"/>
            </w:rPr>
            <w:t>(Humphrey W, 1996 )</w:t>
          </w:r>
          <w:r w:rsidR="00EA689B">
            <w:rPr>
              <w:sz w:val="22"/>
              <w:szCs w:val="22"/>
              <w:lang w:eastAsia="tr-TR"/>
            </w:rPr>
            <w:fldChar w:fldCharType="end"/>
          </w:r>
        </w:sdtContent>
      </w:sdt>
      <w:r w:rsidR="00AE4894" w:rsidRPr="00AE4894">
        <w:rPr>
          <w:sz w:val="22"/>
          <w:szCs w:val="22"/>
          <w:lang w:eastAsia="tr-TR"/>
        </w:rPr>
        <w:t>.</w:t>
      </w:r>
    </w:p>
    <w:p w14:paraId="47014371" w14:textId="77777777" w:rsidR="00E048F0" w:rsidRDefault="00E048F0" w:rsidP="002701D9">
      <w:pPr>
        <w:suppressAutoHyphens w:val="0"/>
        <w:spacing w:before="0" w:after="0" w:line="240" w:lineRule="auto"/>
        <w:ind w:firstLine="0"/>
        <w:rPr>
          <w:sz w:val="22"/>
          <w:szCs w:val="22"/>
          <w:lang w:eastAsia="tr-TR"/>
        </w:rPr>
      </w:pPr>
    </w:p>
    <w:p w14:paraId="03FC94BD" w14:textId="0A484CD8" w:rsidR="002701D9" w:rsidRPr="002701D9" w:rsidRDefault="002701D9" w:rsidP="002701D9">
      <w:pPr>
        <w:suppressAutoHyphens w:val="0"/>
        <w:spacing w:before="0" w:after="0" w:line="240" w:lineRule="auto"/>
        <w:ind w:firstLine="0"/>
        <w:rPr>
          <w:sz w:val="22"/>
          <w:szCs w:val="22"/>
          <w:lang w:val="en-US" w:eastAsia="tr-TR"/>
        </w:rPr>
      </w:pPr>
      <w:r w:rsidRPr="002701D9">
        <w:rPr>
          <w:sz w:val="22"/>
          <w:szCs w:val="22"/>
          <w:lang w:val="en-US" w:eastAsia="tr-TR"/>
        </w:rPr>
        <w:t xml:space="preserve">To evaluate the structural dynamics of CHK2 and the effects of the selected mutations, MD simulations were performed using </w:t>
      </w:r>
      <w:r w:rsidR="002F7E96" w:rsidRPr="007D3080">
        <w:rPr>
          <w:sz w:val="22"/>
          <w:szCs w:val="22"/>
          <w:lang w:val="en-US" w:eastAsia="tr-TR"/>
        </w:rPr>
        <w:t xml:space="preserve">NAMD 3.0 </w:t>
      </w:r>
      <w:sdt>
        <w:sdtPr>
          <w:rPr>
            <w:sz w:val="22"/>
            <w:szCs w:val="22"/>
            <w:lang w:val="en-US" w:eastAsia="tr-TR"/>
          </w:rPr>
          <w:id w:val="1333337853"/>
          <w:citation/>
        </w:sdtPr>
        <w:sdtContent>
          <w:r w:rsidR="00EA689B">
            <w:rPr>
              <w:sz w:val="22"/>
              <w:szCs w:val="22"/>
              <w:lang w:val="en-US" w:eastAsia="tr-TR"/>
            </w:rPr>
            <w:fldChar w:fldCharType="begin"/>
          </w:r>
          <w:r w:rsidR="00EA689B">
            <w:rPr>
              <w:sz w:val="22"/>
              <w:szCs w:val="22"/>
              <w:lang w:val="tr-TR" w:eastAsia="tr-TR"/>
            </w:rPr>
            <w:instrText xml:space="preserve"> CITATION Phi20 \l 1055 </w:instrText>
          </w:r>
          <w:r w:rsidR="00EA689B">
            <w:rPr>
              <w:sz w:val="22"/>
              <w:szCs w:val="22"/>
              <w:lang w:val="en-US" w:eastAsia="tr-TR"/>
            </w:rPr>
            <w:fldChar w:fldCharType="separate"/>
          </w:r>
          <w:r w:rsidR="00EA689B" w:rsidRPr="00EA689B">
            <w:rPr>
              <w:noProof/>
              <w:sz w:val="22"/>
              <w:szCs w:val="22"/>
              <w:lang w:val="tr-TR" w:eastAsia="tr-TR"/>
            </w:rPr>
            <w:t>(Phillips JC, 2020 )</w:t>
          </w:r>
          <w:r w:rsidR="00EA689B">
            <w:rPr>
              <w:sz w:val="22"/>
              <w:szCs w:val="22"/>
              <w:lang w:val="en-US" w:eastAsia="tr-TR"/>
            </w:rPr>
            <w:fldChar w:fldCharType="end"/>
          </w:r>
        </w:sdtContent>
      </w:sdt>
      <w:r w:rsidR="002F7E96" w:rsidRPr="007D3080">
        <w:rPr>
          <w:sz w:val="22"/>
          <w:szCs w:val="22"/>
          <w:lang w:val="en-US" w:eastAsia="tr-TR"/>
        </w:rPr>
        <w:t xml:space="preserve">and the CHARMM36 all-atom force fields </w:t>
      </w:r>
      <w:sdt>
        <w:sdtPr>
          <w:rPr>
            <w:sz w:val="22"/>
            <w:szCs w:val="22"/>
            <w:lang w:val="en-US" w:eastAsia="tr-TR"/>
          </w:rPr>
          <w:id w:val="1066374560"/>
          <w:citation/>
        </w:sdtPr>
        <w:sdtEndPr/>
        <w:sdtContent>
          <w:r w:rsidR="002F7E96" w:rsidRPr="007D3080">
            <w:rPr>
              <w:sz w:val="22"/>
              <w:szCs w:val="22"/>
              <w:lang w:val="en-US" w:eastAsia="tr-TR"/>
            </w:rPr>
            <w:fldChar w:fldCharType="begin"/>
          </w:r>
          <w:r w:rsidR="002F7E96" w:rsidRPr="007D3080">
            <w:rPr>
              <w:sz w:val="22"/>
              <w:szCs w:val="22"/>
              <w:lang w:val="en-US" w:eastAsia="tr-TR"/>
            </w:rPr>
            <w:instrText xml:space="preserve"> CITATION Bes12 \l 1055 </w:instrText>
          </w:r>
          <w:r w:rsidR="002F7E96" w:rsidRPr="007D3080">
            <w:rPr>
              <w:sz w:val="22"/>
              <w:szCs w:val="22"/>
              <w:lang w:val="en-US" w:eastAsia="tr-TR"/>
            </w:rPr>
            <w:fldChar w:fldCharType="separate"/>
          </w:r>
          <w:r w:rsidR="002F7E96" w:rsidRPr="007D3080">
            <w:rPr>
              <w:sz w:val="22"/>
              <w:szCs w:val="22"/>
              <w:lang w:val="en-US" w:eastAsia="tr-TR"/>
            </w:rPr>
            <w:t xml:space="preserve"> (Best, 2012)</w:t>
          </w:r>
          <w:r w:rsidR="002F7E96" w:rsidRPr="007D3080">
            <w:rPr>
              <w:sz w:val="22"/>
              <w:szCs w:val="22"/>
              <w:lang w:val="en-US" w:eastAsia="tr-TR"/>
            </w:rPr>
            <w:fldChar w:fldCharType="end"/>
          </w:r>
        </w:sdtContent>
      </w:sdt>
      <w:r w:rsidR="002F7E96">
        <w:rPr>
          <w:sz w:val="22"/>
          <w:szCs w:val="22"/>
          <w:lang w:val="en-US" w:eastAsia="tr-TR"/>
        </w:rPr>
        <w:t>. Two</w:t>
      </w:r>
      <w:r w:rsidRPr="002701D9">
        <w:rPr>
          <w:sz w:val="22"/>
          <w:szCs w:val="22"/>
          <w:lang w:val="en-US" w:eastAsia="tr-TR"/>
        </w:rPr>
        <w:t xml:space="preserve"> </w:t>
      </w:r>
      <w:r w:rsidR="00EA689B" w:rsidRPr="002701D9">
        <w:rPr>
          <w:sz w:val="22"/>
          <w:szCs w:val="22"/>
          <w:lang w:val="en-US" w:eastAsia="tr-TR"/>
        </w:rPr>
        <w:t>femtosecond</w:t>
      </w:r>
      <w:r w:rsidR="00EA689B">
        <w:rPr>
          <w:sz w:val="22"/>
          <w:szCs w:val="22"/>
          <w:lang w:val="en-US" w:eastAsia="tr-TR"/>
        </w:rPr>
        <w:t xml:space="preserve"> </w:t>
      </w:r>
      <w:r w:rsidR="00EA689B" w:rsidRPr="002701D9">
        <w:rPr>
          <w:sz w:val="22"/>
          <w:szCs w:val="22"/>
          <w:lang w:val="en-US" w:eastAsia="tr-TR"/>
        </w:rPr>
        <w:t>time</w:t>
      </w:r>
      <w:r w:rsidRPr="002701D9">
        <w:rPr>
          <w:sz w:val="22"/>
          <w:szCs w:val="22"/>
          <w:lang w:val="en-US" w:eastAsia="tr-TR"/>
        </w:rPr>
        <w:t xml:space="preserve"> step was employed, and the SHAKE algorithm was applied to constrain bonds involving hydrogen atoms. Long-range electrostatic interactions were treated using the Particle Mesh Ewald (PME) method</w:t>
      </w:r>
      <w:r w:rsidR="006A4D97">
        <w:rPr>
          <w:sz w:val="22"/>
          <w:szCs w:val="22"/>
          <w:lang w:val="en-US" w:eastAsia="tr-TR"/>
        </w:rPr>
        <w:t xml:space="preserve">. </w:t>
      </w:r>
      <w:r w:rsidRPr="002701D9">
        <w:rPr>
          <w:sz w:val="22"/>
          <w:szCs w:val="22"/>
          <w:lang w:val="en-US" w:eastAsia="tr-TR"/>
        </w:rPr>
        <w:t xml:space="preserve">All simulations were conducted under NPT ensemble conditions, with temperature and pressure held constant using a Langevin </w:t>
      </w:r>
      <w:proofErr w:type="spellStart"/>
      <w:r w:rsidRPr="002701D9">
        <w:rPr>
          <w:sz w:val="22"/>
          <w:szCs w:val="22"/>
          <w:lang w:val="en-US" w:eastAsia="tr-TR"/>
        </w:rPr>
        <w:t>Nosé</w:t>
      </w:r>
      <w:proofErr w:type="spellEnd"/>
      <w:r w:rsidRPr="002701D9">
        <w:rPr>
          <w:sz w:val="22"/>
          <w:szCs w:val="22"/>
          <w:lang w:val="en-US" w:eastAsia="tr-TR"/>
        </w:rPr>
        <w:t>-Hoover approach.</w:t>
      </w:r>
    </w:p>
    <w:p w14:paraId="0BE2B918" w14:textId="77777777" w:rsidR="002701D9" w:rsidRDefault="002701D9" w:rsidP="002701D9">
      <w:pPr>
        <w:suppressAutoHyphens w:val="0"/>
        <w:spacing w:before="0" w:after="0" w:line="240" w:lineRule="auto"/>
        <w:ind w:firstLine="0"/>
        <w:rPr>
          <w:sz w:val="22"/>
          <w:szCs w:val="22"/>
          <w:lang w:val="en-US" w:eastAsia="tr-TR"/>
        </w:rPr>
      </w:pPr>
      <w:r w:rsidRPr="002701D9">
        <w:rPr>
          <w:sz w:val="22"/>
          <w:szCs w:val="22"/>
          <w:lang w:val="en-US" w:eastAsia="tr-TR"/>
        </w:rPr>
        <w:t>Prior to production runs, systems were minimized and equilibrated in multiple steps. Initially, harmonic restraints were applied to the C</w:t>
      </w:r>
      <w:r w:rsidRPr="00F1109C">
        <w:rPr>
          <w:sz w:val="22"/>
          <w:szCs w:val="22"/>
          <w:vertAlign w:val="subscript"/>
          <w:lang w:val="en-US" w:eastAsia="tr-TR"/>
        </w:rPr>
        <w:t>α</w:t>
      </w:r>
      <w:r w:rsidRPr="002701D9">
        <w:rPr>
          <w:sz w:val="22"/>
          <w:szCs w:val="22"/>
          <w:lang w:val="en-US" w:eastAsia="tr-TR"/>
        </w:rPr>
        <w:t xml:space="preserve">, ADP, and Mg²⁺ atoms, allowing only water molecules to move freely. Following an initial unconstrained minimization, the heavy atoms of the protein, ADP, and Mg²⁺ were </w:t>
      </w:r>
      <w:r w:rsidRPr="002701D9">
        <w:rPr>
          <w:sz w:val="22"/>
          <w:szCs w:val="22"/>
          <w:lang w:val="en-US" w:eastAsia="tr-TR"/>
        </w:rPr>
        <w:lastRenderedPageBreak/>
        <w:t>fixed, and the water molecules were equilibrated for 2 ns. Subsequent equilibration involved gradually releasing harmonic restraints on the C</w:t>
      </w:r>
      <w:r w:rsidRPr="00F1109C">
        <w:rPr>
          <w:sz w:val="22"/>
          <w:szCs w:val="22"/>
          <w:vertAlign w:val="subscript"/>
          <w:lang w:val="en-US" w:eastAsia="tr-TR"/>
        </w:rPr>
        <w:t>α</w:t>
      </w:r>
      <w:r w:rsidRPr="002701D9">
        <w:rPr>
          <w:sz w:val="22"/>
          <w:szCs w:val="22"/>
          <w:lang w:val="en-US" w:eastAsia="tr-TR"/>
        </w:rPr>
        <w:t>, ADP, and Mg²⁺ atoms. A final equilibration with no restraints was carried out before initiating production runs of 300 ns for each system.</w:t>
      </w:r>
    </w:p>
    <w:p w14:paraId="071CBCFC" w14:textId="77777777" w:rsidR="009354FF" w:rsidRPr="002701D9" w:rsidRDefault="009354FF" w:rsidP="002701D9">
      <w:pPr>
        <w:suppressAutoHyphens w:val="0"/>
        <w:spacing w:before="0" w:after="0" w:line="240" w:lineRule="auto"/>
        <w:ind w:firstLine="0"/>
        <w:rPr>
          <w:sz w:val="22"/>
          <w:szCs w:val="22"/>
          <w:lang w:val="en-US" w:eastAsia="tr-TR"/>
        </w:rPr>
      </w:pPr>
    </w:p>
    <w:p w14:paraId="068A170C" w14:textId="490C6D1B" w:rsidR="002D3E86" w:rsidRDefault="002D3E86" w:rsidP="002701D9">
      <w:pPr>
        <w:suppressAutoHyphens w:val="0"/>
        <w:spacing w:before="0" w:after="0" w:line="240" w:lineRule="auto"/>
        <w:ind w:firstLine="0"/>
        <w:rPr>
          <w:sz w:val="22"/>
          <w:szCs w:val="22"/>
          <w:lang w:eastAsia="tr-TR"/>
        </w:rPr>
      </w:pPr>
      <w:r w:rsidRPr="002D3E86">
        <w:rPr>
          <w:sz w:val="22"/>
          <w:szCs w:val="22"/>
          <w:lang w:eastAsia="tr-TR"/>
        </w:rPr>
        <w:t>To assess protein structural deformations throughout MD simulations, Root Mean Square Deviation (RMSD)</w:t>
      </w:r>
      <w:customXmlInsRangeStart w:id="47" w:author="ebru tuncay" w:date="2025-03-23T23:29:00Z"/>
      <w:sdt>
        <w:sdtPr>
          <w:rPr>
            <w:sz w:val="22"/>
            <w:szCs w:val="22"/>
            <w:lang w:eastAsia="tr-TR"/>
          </w:rPr>
          <w:id w:val="639390254"/>
          <w:citation/>
        </w:sdtPr>
        <w:sdtContent>
          <w:customXmlInsRangeEnd w:id="47"/>
          <w:ins w:id="48" w:author="ebru tuncay" w:date="2025-03-23T23:29:00Z">
            <w:r w:rsidR="00B63A40">
              <w:rPr>
                <w:sz w:val="22"/>
                <w:szCs w:val="22"/>
                <w:lang w:eastAsia="tr-TR"/>
              </w:rPr>
              <w:fldChar w:fldCharType="begin"/>
            </w:r>
            <w:r w:rsidR="00B63A40">
              <w:rPr>
                <w:sz w:val="22"/>
                <w:szCs w:val="22"/>
                <w:lang w:val="tr-TR" w:eastAsia="tr-TR"/>
              </w:rPr>
              <w:instrText xml:space="preserve"> CITATION Phi051 \l 1055 </w:instrText>
            </w:r>
          </w:ins>
          <w:r w:rsidR="00B63A40">
            <w:rPr>
              <w:sz w:val="22"/>
              <w:szCs w:val="22"/>
              <w:lang w:eastAsia="tr-TR"/>
            </w:rPr>
            <w:fldChar w:fldCharType="separate"/>
          </w:r>
          <w:ins w:id="49" w:author="ebru tuncay" w:date="2025-03-23T23:29:00Z">
            <w:r w:rsidR="00B63A40">
              <w:rPr>
                <w:noProof/>
                <w:sz w:val="22"/>
                <w:szCs w:val="22"/>
                <w:lang w:val="tr-TR" w:eastAsia="tr-TR"/>
              </w:rPr>
              <w:t xml:space="preserve"> </w:t>
            </w:r>
            <w:r w:rsidR="00B63A40" w:rsidRPr="00B63A40">
              <w:rPr>
                <w:noProof/>
                <w:sz w:val="22"/>
                <w:szCs w:val="22"/>
                <w:lang w:val="tr-TR" w:eastAsia="tr-TR"/>
                <w:rPrChange w:id="50" w:author="ebru tuncay" w:date="2025-03-23T23:29:00Z">
                  <w:rPr/>
                </w:rPrChange>
              </w:rPr>
              <w:t>(Phillips J. C., 2005)</w:t>
            </w:r>
            <w:r w:rsidR="00B63A40">
              <w:rPr>
                <w:sz w:val="22"/>
                <w:szCs w:val="22"/>
                <w:lang w:eastAsia="tr-TR"/>
              </w:rPr>
              <w:fldChar w:fldCharType="end"/>
            </w:r>
          </w:ins>
          <w:customXmlInsRangeStart w:id="51" w:author="ebru tuncay" w:date="2025-03-23T23:29:00Z"/>
        </w:sdtContent>
      </w:sdt>
      <w:customXmlInsRangeEnd w:id="51"/>
      <w:r w:rsidRPr="002D3E86">
        <w:rPr>
          <w:sz w:val="22"/>
          <w:szCs w:val="22"/>
          <w:lang w:eastAsia="tr-TR"/>
        </w:rPr>
        <w:t xml:space="preserve"> analysis was performed. RMSD quantitatively measures the average displacement of atoms between the structure at a given simulation time point and a reference structure. </w:t>
      </w:r>
      <w:r w:rsidR="00825F4C">
        <w:rPr>
          <w:sz w:val="22"/>
          <w:szCs w:val="22"/>
          <w:lang w:eastAsia="tr-TR"/>
        </w:rPr>
        <w:t xml:space="preserve">The </w:t>
      </w:r>
      <w:r w:rsidR="00773F48">
        <w:rPr>
          <w:sz w:val="22"/>
          <w:szCs w:val="22"/>
          <w:lang w:eastAsia="tr-TR"/>
        </w:rPr>
        <w:t xml:space="preserve">starting structural model </w:t>
      </w:r>
      <w:r w:rsidR="00825F4C">
        <w:rPr>
          <w:sz w:val="22"/>
          <w:szCs w:val="22"/>
          <w:lang w:eastAsia="tr-TR"/>
        </w:rPr>
        <w:t xml:space="preserve">was used as reference structure. </w:t>
      </w:r>
      <w:r w:rsidRPr="002D3E86">
        <w:rPr>
          <w:sz w:val="22"/>
          <w:szCs w:val="22"/>
          <w:lang w:eastAsia="tr-TR"/>
        </w:rPr>
        <w:t>It is calculated as:</w:t>
      </w:r>
    </w:p>
    <w:p w14:paraId="0B2EE5EE" w14:textId="77777777" w:rsidR="009354FF" w:rsidDel="00773F48" w:rsidRDefault="009354FF" w:rsidP="002701D9">
      <w:pPr>
        <w:suppressAutoHyphens w:val="0"/>
        <w:spacing w:before="0" w:after="0" w:line="240" w:lineRule="auto"/>
        <w:ind w:firstLine="0"/>
        <w:rPr>
          <w:del w:id="52" w:author="Golcuk, Mert" w:date="2025-03-23T14:23:00Z"/>
          <w:sz w:val="22"/>
          <w:szCs w:val="22"/>
          <w:lang w:eastAsia="tr-TR"/>
        </w:rPr>
      </w:pPr>
    </w:p>
    <w:p w14:paraId="6EC63894" w14:textId="41DD3778" w:rsidR="009354FF" w:rsidDel="00773F48" w:rsidRDefault="009354FF" w:rsidP="002701D9">
      <w:pPr>
        <w:suppressAutoHyphens w:val="0"/>
        <w:spacing w:before="0" w:after="0" w:line="240" w:lineRule="auto"/>
        <w:ind w:firstLine="0"/>
        <w:rPr>
          <w:del w:id="53" w:author="Golcuk, Mert" w:date="2025-03-23T14:23:00Z"/>
          <w:sz w:val="22"/>
          <w:szCs w:val="22"/>
          <w:lang w:eastAsia="tr-TR"/>
        </w:rPr>
      </w:pPr>
    </w:p>
    <w:p w14:paraId="09B87123" w14:textId="77777777" w:rsidR="00773F48" w:rsidRDefault="00773F48" w:rsidP="00773F48">
      <w:bookmarkStart w:id="54" w:name="_Hlk193633368"/>
      <m:oMathPara>
        <m:oMath>
          <m:r>
            <m:rPr>
              <m:sty m:val="b"/>
            </m:rPr>
            <w:rPr>
              <w:rFonts w:ascii="Cambria Math" w:hAnsi="Cambria Math"/>
            </w:rPr>
            <m:t>RMSD(</m:t>
          </m:r>
          <m:r>
            <w:rPr>
              <w:rFonts w:ascii="Cambria Math" w:hAnsi="Cambria Math"/>
            </w:rPr>
            <m:t>t</m:t>
          </m:r>
          <m:r>
            <m:rPr>
              <m:sty m:val="b"/>
            </m:rPr>
            <w:rPr>
              <w:rFonts w:ascii="Cambria Math" w:hAnsi="Cambria Math"/>
            </w:rPr>
            <m:t>)=</m:t>
          </m:r>
          <m:rad>
            <m:radPr>
              <m:degHide m:val="1"/>
              <m:ctrlPr>
                <w:rPr>
                  <w:rFonts w:ascii="Cambria Math" w:hAnsi="Cambria Math"/>
                  <w:b/>
                </w:rPr>
              </m:ctrlPr>
            </m:radPr>
            <m:deg/>
            <m:e>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rPr>
                  </m:ctrlPr>
                </m:naryPr>
                <m:sub>
                  <m:r>
                    <w:rPr>
                      <w:rFonts w:ascii="Cambria Math" w:hAnsi="Cambria Math"/>
                    </w:rPr>
                    <m:t>i=1</m:t>
                  </m:r>
                </m:sub>
                <m:sup>
                  <m:r>
                    <w:rPr>
                      <w:rFonts w:ascii="Cambria Math" w:hAnsi="Cambria Math"/>
                    </w:rPr>
                    <m:t>N</m:t>
                  </m:r>
                </m:sup>
                <m:e>
                  <m:sSup>
                    <m:sSupPr>
                      <m:ctrlPr>
                        <w:rPr>
                          <w:rFonts w:ascii="Cambria Math" w:hAnsi="Cambria Math"/>
                          <w:b/>
                          <w:i/>
                        </w:rPr>
                      </m:ctrlPr>
                    </m:sSupPr>
                    <m:e>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i</m:t>
                              </m:r>
                            </m:sub>
                          </m:sSub>
                          <m:d>
                            <m:dPr>
                              <m:ctrlPr>
                                <w:rPr>
                                  <w:rFonts w:ascii="Cambria Math" w:hAnsi="Cambria Math"/>
                                  <w:b/>
                                  <w:i/>
                                </w:rPr>
                              </m:ctrlPr>
                            </m:dPr>
                            <m:e>
                              <m:r>
                                <m:rPr>
                                  <m:sty m:val="bi"/>
                                </m:rPr>
                                <w:rPr>
                                  <w:rFonts w:ascii="Cambria Math" w:hAnsi="Cambria Math"/>
                                </w:rPr>
                                <m:t>t</m:t>
                              </m:r>
                            </m:e>
                          </m:d>
                          <m:r>
                            <m:rPr>
                              <m:sty m:val="bi"/>
                            </m:rP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i</m:t>
                              </m:r>
                            </m:sub>
                          </m:sSub>
                          <m:d>
                            <m:dPr>
                              <m:ctrlPr>
                                <w:rPr>
                                  <w:rFonts w:ascii="Cambria Math" w:hAnsi="Cambria Math"/>
                                  <w:b/>
                                  <w:i/>
                                </w:rPr>
                              </m:ctrlPr>
                            </m:dPr>
                            <m:e>
                              <m:r>
                                <m:rPr>
                                  <m:sty m:val="bi"/>
                                </m:rPr>
                                <w:rPr>
                                  <w:rFonts w:ascii="Cambria Math" w:hAnsi="Cambria Math"/>
                                </w:rPr>
                                <m:t>0</m:t>
                              </m:r>
                            </m:e>
                          </m:d>
                        </m:e>
                      </m:d>
                    </m:e>
                    <m:sup>
                      <m:r>
                        <m:rPr>
                          <m:sty m:val="bi"/>
                        </m:rPr>
                        <w:rPr>
                          <w:rFonts w:ascii="Cambria Math" w:hAnsi="Cambria Math"/>
                        </w:rPr>
                        <m:t>2</m:t>
                      </m:r>
                    </m:sup>
                  </m:sSup>
                </m:e>
              </m:nary>
            </m:e>
          </m:rad>
        </m:oMath>
      </m:oMathPara>
    </w:p>
    <w:bookmarkEnd w:id="54"/>
    <w:p w14:paraId="132C3599" w14:textId="22C20EA4" w:rsidR="00773F48" w:rsidRDefault="00773F48" w:rsidP="00773F48">
      <w:r w:rsidRPr="00DF14E4">
        <w:t xml:space="preserve"> </w:t>
      </w:r>
    </w:p>
    <w:p w14:paraId="0AA707B5" w14:textId="77777777" w:rsidR="00E048F0" w:rsidRPr="007B2995" w:rsidRDefault="00E048F0" w:rsidP="007B2995">
      <w:pPr>
        <w:suppressAutoHyphens w:val="0"/>
        <w:spacing w:before="0" w:after="0" w:line="240" w:lineRule="auto"/>
        <w:ind w:firstLine="0"/>
        <w:rPr>
          <w:sz w:val="22"/>
          <w:szCs w:val="22"/>
          <w:lang w:val="en-US" w:eastAsia="tr-TR"/>
        </w:rPr>
      </w:pPr>
    </w:p>
    <w:p w14:paraId="2ABF6928" w14:textId="5BB44321" w:rsidR="007B2995" w:rsidRPr="007B2995" w:rsidRDefault="007B2995" w:rsidP="007B2995">
      <w:pPr>
        <w:suppressAutoHyphens w:val="0"/>
        <w:spacing w:before="0" w:after="0" w:line="240" w:lineRule="auto"/>
        <w:ind w:firstLine="0"/>
        <w:rPr>
          <w:sz w:val="22"/>
          <w:szCs w:val="22"/>
          <w:lang w:val="en-US" w:eastAsia="tr-TR"/>
        </w:rPr>
      </w:pPr>
      <w:r w:rsidRPr="007B2995">
        <w:rPr>
          <w:sz w:val="22"/>
          <w:szCs w:val="22"/>
          <w:lang w:val="en-US" w:eastAsia="tr-TR"/>
        </w:rPr>
        <w:t xml:space="preserve">where </w:t>
      </w:r>
      <w:r w:rsidRPr="007B2995">
        <w:rPr>
          <w:i/>
          <w:iCs/>
          <w:sz w:val="22"/>
          <w:szCs w:val="22"/>
          <w:lang w:val="en-US" w:eastAsia="tr-TR"/>
        </w:rPr>
        <w:t>N</w:t>
      </w:r>
      <w:r w:rsidRPr="007B2995">
        <w:rPr>
          <w:sz w:val="22"/>
          <w:szCs w:val="22"/>
          <w:lang w:val="en-US" w:eastAsia="tr-TR"/>
        </w:rPr>
        <w:t xml:space="preserve"> is the total number of atoms, </w:t>
      </w:r>
      <w:r w:rsidRPr="007B2995">
        <w:rPr>
          <w:b/>
          <w:bCs/>
          <w:sz w:val="22"/>
          <w:szCs w:val="22"/>
          <w:lang w:val="en-US" w:eastAsia="tr-TR"/>
        </w:rPr>
        <w:t>r</w:t>
      </w:r>
      <w:r w:rsidRPr="007B2995">
        <w:rPr>
          <w:sz w:val="22"/>
          <w:szCs w:val="22"/>
          <w:lang w:val="en-US" w:eastAsia="tr-TR"/>
        </w:rPr>
        <w:t>ᵢ(</w:t>
      </w:r>
      <w:r w:rsidRPr="007B2995">
        <w:rPr>
          <w:i/>
          <w:iCs/>
          <w:sz w:val="22"/>
          <w:szCs w:val="22"/>
          <w:lang w:val="en-US" w:eastAsia="tr-TR"/>
        </w:rPr>
        <w:t>t</w:t>
      </w:r>
      <w:r w:rsidRPr="007B2995">
        <w:rPr>
          <w:sz w:val="22"/>
          <w:szCs w:val="22"/>
          <w:lang w:val="en-US" w:eastAsia="tr-TR"/>
        </w:rPr>
        <w:t xml:space="preserve">) is the position of atom </w:t>
      </w:r>
      <w:proofErr w:type="spellStart"/>
      <w:r w:rsidRPr="007B2995">
        <w:rPr>
          <w:sz w:val="22"/>
          <w:szCs w:val="22"/>
          <w:lang w:val="en-US" w:eastAsia="tr-TR"/>
        </w:rPr>
        <w:t>i</w:t>
      </w:r>
      <w:proofErr w:type="spellEnd"/>
      <w:r w:rsidRPr="007B2995">
        <w:rPr>
          <w:sz w:val="22"/>
          <w:szCs w:val="22"/>
          <w:lang w:val="en-US" w:eastAsia="tr-TR"/>
        </w:rPr>
        <w:t xml:space="preserve"> at time t, and </w:t>
      </w:r>
      <w:proofErr w:type="spellStart"/>
      <w:r w:rsidRPr="007B2995">
        <w:rPr>
          <w:b/>
          <w:bCs/>
          <w:sz w:val="22"/>
          <w:szCs w:val="22"/>
          <w:lang w:val="en-US" w:eastAsia="tr-TR"/>
        </w:rPr>
        <w:t>r</w:t>
      </w:r>
      <w:r w:rsidRPr="007B2995">
        <w:rPr>
          <w:sz w:val="22"/>
          <w:szCs w:val="22"/>
          <w:lang w:val="en-US" w:eastAsia="tr-TR"/>
        </w:rPr>
        <w:t>ᵢ</w:t>
      </w:r>
      <w:r w:rsidRPr="007B2995">
        <w:rPr>
          <w:sz w:val="22"/>
          <w:szCs w:val="22"/>
          <w:vertAlign w:val="superscript"/>
          <w:lang w:val="en-US" w:eastAsia="tr-TR"/>
        </w:rPr>
        <w:t>ref</w:t>
      </w:r>
      <w:proofErr w:type="spellEnd"/>
      <w:r w:rsidRPr="007B2995">
        <w:rPr>
          <w:sz w:val="22"/>
          <w:szCs w:val="22"/>
          <w:vertAlign w:val="superscript"/>
          <w:lang w:val="en-US" w:eastAsia="tr-TR"/>
        </w:rPr>
        <w:t xml:space="preserve"> </w:t>
      </w:r>
      <w:r w:rsidRPr="007B2995">
        <w:rPr>
          <w:sz w:val="22"/>
          <w:szCs w:val="22"/>
          <w:lang w:val="en-US" w:eastAsia="tr-TR"/>
        </w:rPr>
        <w:t xml:space="preserve">is the position of atom </w:t>
      </w:r>
      <w:proofErr w:type="spellStart"/>
      <w:r w:rsidRPr="007B2995">
        <w:rPr>
          <w:sz w:val="22"/>
          <w:szCs w:val="22"/>
          <w:lang w:val="en-US" w:eastAsia="tr-TR"/>
        </w:rPr>
        <w:t>i</w:t>
      </w:r>
      <w:proofErr w:type="spellEnd"/>
      <w:r w:rsidRPr="007B2995">
        <w:rPr>
          <w:sz w:val="22"/>
          <w:szCs w:val="22"/>
          <w:lang w:val="en-US" w:eastAsia="tr-TR"/>
        </w:rPr>
        <w:t xml:space="preserve"> in the reference structure.</w:t>
      </w:r>
    </w:p>
    <w:p w14:paraId="55392F56" w14:textId="77777777" w:rsidR="002D3E86" w:rsidRDefault="002D3E86" w:rsidP="002701D9">
      <w:pPr>
        <w:suppressAutoHyphens w:val="0"/>
        <w:spacing w:before="0" w:after="0" w:line="240" w:lineRule="auto"/>
        <w:ind w:firstLine="0"/>
        <w:rPr>
          <w:sz w:val="22"/>
          <w:szCs w:val="22"/>
          <w:lang w:eastAsia="tr-TR"/>
        </w:rPr>
      </w:pPr>
    </w:p>
    <w:p w14:paraId="77BA4B2D" w14:textId="77777777" w:rsidR="002D3E86" w:rsidRDefault="002D3E86" w:rsidP="002701D9">
      <w:pPr>
        <w:suppressAutoHyphens w:val="0"/>
        <w:spacing w:before="0" w:after="0" w:line="240" w:lineRule="auto"/>
        <w:ind w:firstLine="0"/>
        <w:rPr>
          <w:sz w:val="22"/>
          <w:szCs w:val="22"/>
          <w:lang w:eastAsia="tr-TR"/>
        </w:rPr>
      </w:pPr>
    </w:p>
    <w:p w14:paraId="2E2932CF" w14:textId="1A3BEE24" w:rsidR="009354FF" w:rsidRDefault="009354FF" w:rsidP="009354FF">
      <w:pPr>
        <w:suppressAutoHyphens w:val="0"/>
        <w:spacing w:before="0" w:after="0" w:line="240" w:lineRule="auto"/>
        <w:ind w:firstLine="0"/>
        <w:rPr>
          <w:sz w:val="22"/>
          <w:szCs w:val="22"/>
          <w:lang w:val="en-US" w:eastAsia="tr-TR"/>
        </w:rPr>
      </w:pPr>
      <w:r w:rsidRPr="009354FF">
        <w:rPr>
          <w:sz w:val="22"/>
          <w:szCs w:val="22"/>
          <w:lang w:val="en-US" w:eastAsia="tr-TR"/>
        </w:rPr>
        <w:t>The flexibility of individual residues was probed via Root Mean Square Fluctuation (RMSF)</w:t>
      </w:r>
      <w:customXmlInsRangeStart w:id="55" w:author="ebru tuncay" w:date="2025-03-23T23:33:00Z"/>
      <w:sdt>
        <w:sdtPr>
          <w:rPr>
            <w:sz w:val="22"/>
            <w:szCs w:val="22"/>
            <w:lang w:val="en-US" w:eastAsia="tr-TR"/>
          </w:rPr>
          <w:id w:val="-1515909832"/>
          <w:citation/>
        </w:sdtPr>
        <w:sdtContent>
          <w:customXmlInsRangeEnd w:id="55"/>
          <w:ins w:id="56" w:author="ebru tuncay" w:date="2025-03-23T23:33:00Z">
            <w:r w:rsidR="00B63A40">
              <w:rPr>
                <w:sz w:val="22"/>
                <w:szCs w:val="22"/>
                <w:lang w:val="en-US" w:eastAsia="tr-TR"/>
              </w:rPr>
              <w:fldChar w:fldCharType="begin"/>
            </w:r>
            <w:r w:rsidR="00B63A40">
              <w:rPr>
                <w:sz w:val="22"/>
                <w:szCs w:val="22"/>
                <w:lang w:val="tr-TR" w:eastAsia="tr-TR"/>
              </w:rPr>
              <w:instrText xml:space="preserve"> CITATION Kar02 \l 1055 </w:instrText>
            </w:r>
          </w:ins>
          <w:r w:rsidR="00B63A40">
            <w:rPr>
              <w:sz w:val="22"/>
              <w:szCs w:val="22"/>
              <w:lang w:val="en-US" w:eastAsia="tr-TR"/>
            </w:rPr>
            <w:fldChar w:fldCharType="separate"/>
          </w:r>
          <w:ins w:id="57" w:author="ebru tuncay" w:date="2025-03-23T23:33:00Z">
            <w:r w:rsidR="00B63A40">
              <w:rPr>
                <w:noProof/>
                <w:sz w:val="22"/>
                <w:szCs w:val="22"/>
                <w:lang w:val="tr-TR" w:eastAsia="tr-TR"/>
              </w:rPr>
              <w:t xml:space="preserve"> </w:t>
            </w:r>
            <w:r w:rsidR="00B63A40" w:rsidRPr="00B63A40">
              <w:rPr>
                <w:noProof/>
                <w:sz w:val="22"/>
                <w:szCs w:val="22"/>
                <w:lang w:val="tr-TR" w:eastAsia="tr-TR"/>
                <w:rPrChange w:id="58" w:author="ebru tuncay" w:date="2025-03-23T23:33:00Z">
                  <w:rPr/>
                </w:rPrChange>
              </w:rPr>
              <w:t>(Karplus, 2002)</w:t>
            </w:r>
            <w:r w:rsidR="00B63A40">
              <w:rPr>
                <w:sz w:val="22"/>
                <w:szCs w:val="22"/>
                <w:lang w:val="en-US" w:eastAsia="tr-TR"/>
              </w:rPr>
              <w:fldChar w:fldCharType="end"/>
            </w:r>
          </w:ins>
          <w:customXmlInsRangeStart w:id="59" w:author="ebru tuncay" w:date="2025-03-23T23:33:00Z"/>
        </w:sdtContent>
      </w:sdt>
      <w:customXmlInsRangeEnd w:id="59"/>
      <w:r w:rsidRPr="009354FF">
        <w:rPr>
          <w:sz w:val="22"/>
          <w:szCs w:val="22"/>
          <w:lang w:val="en-US" w:eastAsia="tr-TR"/>
        </w:rPr>
        <w:t xml:space="preserve"> analysis. RMSF provides a measure of residue-wise flexibility by quantifying fluctuations of atomic positions around their average positions throughout the simulation. It is calculated using the following formula:</w:t>
      </w:r>
    </w:p>
    <w:p w14:paraId="26674F64" w14:textId="77777777" w:rsidR="009354FF" w:rsidRPr="009354FF" w:rsidRDefault="009354FF" w:rsidP="009354FF">
      <w:pPr>
        <w:suppressAutoHyphens w:val="0"/>
        <w:spacing w:before="0" w:after="0" w:line="240" w:lineRule="auto"/>
        <w:ind w:firstLine="0"/>
        <w:rPr>
          <w:sz w:val="22"/>
          <w:szCs w:val="22"/>
          <w:lang w:val="en-US" w:eastAsia="tr-TR"/>
        </w:rPr>
      </w:pPr>
    </w:p>
    <w:p w14:paraId="5685D11B" w14:textId="5C4797FF" w:rsidR="004A5D82" w:rsidRDefault="00773F48" w:rsidP="009354FF">
      <w:pPr>
        <w:suppressAutoHyphens w:val="0"/>
        <w:spacing w:before="0" w:after="0" w:line="240" w:lineRule="auto"/>
        <w:ind w:firstLine="0"/>
      </w:pPr>
      <w:bookmarkStart w:id="60" w:name="_Hlk193633378"/>
      <m:oMathPara>
        <m:oMath>
          <m:r>
            <m:rPr>
              <m:sty m:val="b"/>
            </m:rPr>
            <w:rPr>
              <w:rFonts w:ascii="Cambria Math" w:hAnsi="Cambria Math"/>
            </w:rPr>
            <m:t>RMSF</m:t>
          </m:r>
          <m:r>
            <m:rPr>
              <m:sty m:val="bi"/>
            </m:rPr>
            <w:rPr>
              <w:rFonts w:ascii="Cambria Math" w:hAnsi="Cambria Math"/>
            </w:rPr>
            <m:t xml:space="preserve">= </m:t>
          </m:r>
          <m:rad>
            <m:radPr>
              <m:degHide m:val="1"/>
              <m:ctrlPr>
                <w:rPr>
                  <w:rFonts w:ascii="Cambria Math" w:hAnsi="Cambria Math"/>
                  <w:b/>
                  <w:i/>
                </w:rPr>
              </m:ctrlPr>
            </m:radPr>
            <m:deg/>
            <m:e>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T</m:t>
                  </m:r>
                </m:den>
              </m:f>
              <m:nary>
                <m:naryPr>
                  <m:chr m:val="∑"/>
                  <m:limLoc m:val="undOvr"/>
                  <m:ctrlPr>
                    <w:rPr>
                      <w:rFonts w:ascii="Cambria Math" w:hAnsi="Cambria Math"/>
                      <w:b/>
                      <w:i/>
                    </w:rPr>
                  </m:ctrlPr>
                </m:naryPr>
                <m:sub>
                  <m:r>
                    <m:rPr>
                      <m:sty m:val="bi"/>
                    </m:rPr>
                    <w:rPr>
                      <w:rFonts w:ascii="Cambria Math" w:hAnsi="Cambria Math"/>
                    </w:rPr>
                    <m:t>t=1</m:t>
                  </m:r>
                </m:sub>
                <m:sup>
                  <m:r>
                    <m:rPr>
                      <m:sty m:val="bi"/>
                    </m:rPr>
                    <w:rPr>
                      <w:rFonts w:ascii="Cambria Math" w:hAnsi="Cambria Math"/>
                    </w:rPr>
                    <m:t>T</m:t>
                  </m:r>
                </m:sup>
                <m:e>
                  <m:sSup>
                    <m:sSupPr>
                      <m:ctrlPr>
                        <w:rPr>
                          <w:rFonts w:ascii="Cambria Math" w:hAnsi="Cambria Math"/>
                          <w:b/>
                          <w:i/>
                        </w:rPr>
                      </m:ctrlPr>
                    </m:sSupPr>
                    <m:e>
                      <m:d>
                        <m:dPr>
                          <m:begChr m:val="‖"/>
                          <m:endChr m:val="‖"/>
                          <m:ctrlPr>
                            <w:rPr>
                              <w:rFonts w:ascii="Cambria Math" w:hAnsi="Cambria Math"/>
                              <w:b/>
                              <w:i/>
                            </w:rPr>
                          </m:ctrlPr>
                        </m:dPr>
                        <m:e>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i</m:t>
                              </m:r>
                            </m:sub>
                          </m:sSub>
                          <m:d>
                            <m:dPr>
                              <m:ctrlPr>
                                <w:rPr>
                                  <w:rFonts w:ascii="Cambria Math" w:hAnsi="Cambria Math"/>
                                  <w:b/>
                                  <w:i/>
                                </w:rPr>
                              </m:ctrlPr>
                            </m:dPr>
                            <m:e>
                              <m:r>
                                <m:rPr>
                                  <m:sty m:val="bi"/>
                                </m:rPr>
                                <w:rPr>
                                  <w:rFonts w:ascii="Cambria Math" w:hAnsi="Cambria Math"/>
                                </w:rPr>
                                <m:t>t</m:t>
                              </m:r>
                            </m:e>
                          </m:d>
                          <m:r>
                            <m:rPr>
                              <m:sty m:val="bi"/>
                            </m:rPr>
                            <w:rPr>
                              <w:rFonts w:ascii="Cambria Math" w:hAnsi="Cambria Math"/>
                            </w:rPr>
                            <m:t xml:space="preserve">- </m:t>
                          </m:r>
                          <m:d>
                            <m:dPr>
                              <m:begChr m:val="〈"/>
                              <m:endChr m:val="〉"/>
                              <m:ctrlPr>
                                <w:rPr>
                                  <w:rFonts w:ascii="Cambria Math" w:hAnsi="Cambria Math"/>
                                  <w:b/>
                                  <w:i/>
                                </w:rPr>
                              </m:ctrlPr>
                            </m:dPr>
                            <m:e>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i</m:t>
                                  </m:r>
                                </m:sub>
                              </m:sSub>
                            </m:e>
                          </m:d>
                        </m:e>
                      </m:d>
                    </m:e>
                    <m:sup>
                      <m:r>
                        <m:rPr>
                          <m:sty m:val="bi"/>
                        </m:rPr>
                        <w:rPr>
                          <w:rFonts w:ascii="Cambria Math" w:hAnsi="Cambria Math"/>
                        </w:rPr>
                        <m:t>2</m:t>
                      </m:r>
                    </m:sup>
                  </m:sSup>
                </m:e>
              </m:nary>
            </m:e>
          </m:rad>
        </m:oMath>
      </m:oMathPara>
    </w:p>
    <w:bookmarkEnd w:id="60"/>
    <w:p w14:paraId="23DED723" w14:textId="77777777" w:rsidR="009354FF" w:rsidRPr="009354FF" w:rsidRDefault="009354FF" w:rsidP="009354FF">
      <w:pPr>
        <w:suppressAutoHyphens w:val="0"/>
        <w:spacing w:before="0" w:after="0" w:line="240" w:lineRule="auto"/>
        <w:ind w:firstLine="0"/>
        <w:rPr>
          <w:sz w:val="22"/>
          <w:szCs w:val="22"/>
          <w:lang w:val="en-US" w:eastAsia="tr-TR"/>
        </w:rPr>
      </w:pPr>
    </w:p>
    <w:p w14:paraId="6F192751" w14:textId="77777777" w:rsidR="009354FF" w:rsidRPr="009354FF" w:rsidRDefault="009354FF" w:rsidP="009354FF">
      <w:pPr>
        <w:suppressAutoHyphens w:val="0"/>
        <w:spacing w:before="0" w:after="0" w:line="240" w:lineRule="auto"/>
        <w:ind w:firstLine="0"/>
        <w:rPr>
          <w:sz w:val="22"/>
          <w:szCs w:val="22"/>
          <w:lang w:val="en-US" w:eastAsia="tr-TR"/>
        </w:rPr>
      </w:pPr>
      <w:r w:rsidRPr="009354FF">
        <w:rPr>
          <w:sz w:val="22"/>
          <w:szCs w:val="22"/>
          <w:lang w:val="en-US" w:eastAsia="tr-TR"/>
        </w:rPr>
        <w:t xml:space="preserve">where </w:t>
      </w:r>
      <w:r w:rsidRPr="009354FF">
        <w:rPr>
          <w:i/>
          <w:iCs/>
          <w:sz w:val="22"/>
          <w:szCs w:val="22"/>
          <w:lang w:val="en-US" w:eastAsia="tr-TR"/>
        </w:rPr>
        <w:t>T</w:t>
      </w:r>
      <w:r w:rsidRPr="009354FF">
        <w:rPr>
          <w:sz w:val="22"/>
          <w:szCs w:val="22"/>
          <w:lang w:val="en-US" w:eastAsia="tr-TR"/>
        </w:rPr>
        <w:t xml:space="preserve"> is the total number of trajectory frames, </w:t>
      </w:r>
      <w:r w:rsidRPr="009354FF">
        <w:rPr>
          <w:b/>
          <w:bCs/>
          <w:sz w:val="22"/>
          <w:szCs w:val="22"/>
          <w:lang w:val="en-US" w:eastAsia="tr-TR"/>
        </w:rPr>
        <w:t>r</w:t>
      </w:r>
      <w:r w:rsidRPr="009354FF">
        <w:rPr>
          <w:sz w:val="22"/>
          <w:szCs w:val="22"/>
          <w:lang w:val="en-US" w:eastAsia="tr-TR"/>
        </w:rPr>
        <w:t xml:space="preserve">ᵢ(t) represents the position of residue </w:t>
      </w:r>
      <w:proofErr w:type="spellStart"/>
      <w:r w:rsidRPr="009354FF">
        <w:rPr>
          <w:i/>
          <w:iCs/>
          <w:sz w:val="22"/>
          <w:szCs w:val="22"/>
          <w:lang w:val="en-US" w:eastAsia="tr-TR"/>
        </w:rPr>
        <w:t>i</w:t>
      </w:r>
      <w:proofErr w:type="spellEnd"/>
      <w:r w:rsidRPr="009354FF">
        <w:rPr>
          <w:sz w:val="22"/>
          <w:szCs w:val="22"/>
          <w:lang w:val="en-US" w:eastAsia="tr-TR"/>
        </w:rPr>
        <w:t xml:space="preserve"> at time </w:t>
      </w:r>
      <w:r w:rsidRPr="009354FF">
        <w:rPr>
          <w:i/>
          <w:iCs/>
          <w:sz w:val="22"/>
          <w:szCs w:val="22"/>
          <w:lang w:val="en-US" w:eastAsia="tr-TR"/>
        </w:rPr>
        <w:t>t</w:t>
      </w:r>
      <w:r w:rsidRPr="009354FF">
        <w:rPr>
          <w:sz w:val="22"/>
          <w:szCs w:val="22"/>
          <w:lang w:val="en-US" w:eastAsia="tr-TR"/>
        </w:rPr>
        <w:t xml:space="preserve">, and </w:t>
      </w:r>
      <w:bookmarkStart w:id="61" w:name="_Hlk193633556"/>
      <w:r w:rsidRPr="009354FF">
        <w:rPr>
          <w:rFonts w:ascii="Cambria Math" w:hAnsi="Cambria Math" w:cs="Cambria Math"/>
          <w:sz w:val="22"/>
          <w:szCs w:val="22"/>
          <w:lang w:val="en-US" w:eastAsia="tr-TR"/>
        </w:rPr>
        <w:t>⟨</w:t>
      </w:r>
      <w:r w:rsidRPr="009354FF">
        <w:rPr>
          <w:b/>
          <w:bCs/>
          <w:sz w:val="22"/>
          <w:szCs w:val="22"/>
          <w:lang w:val="en-US" w:eastAsia="tr-TR"/>
        </w:rPr>
        <w:t>r</w:t>
      </w:r>
      <w:r w:rsidRPr="009354FF">
        <w:rPr>
          <w:sz w:val="22"/>
          <w:szCs w:val="22"/>
          <w:lang w:val="en-US" w:eastAsia="tr-TR"/>
        </w:rPr>
        <w:t>ᵢ</w:t>
      </w:r>
      <w:r w:rsidRPr="009354FF">
        <w:rPr>
          <w:rFonts w:ascii="Cambria Math" w:hAnsi="Cambria Math" w:cs="Cambria Math"/>
          <w:sz w:val="22"/>
          <w:szCs w:val="22"/>
          <w:lang w:val="en-US" w:eastAsia="tr-TR"/>
        </w:rPr>
        <w:t>⟩</w:t>
      </w:r>
      <w:bookmarkEnd w:id="61"/>
      <w:r w:rsidRPr="009354FF">
        <w:rPr>
          <w:sz w:val="22"/>
          <w:szCs w:val="22"/>
          <w:lang w:val="en-US" w:eastAsia="tr-TR"/>
        </w:rPr>
        <w:t xml:space="preserve"> is the average position of residue </w:t>
      </w:r>
      <w:proofErr w:type="spellStart"/>
      <w:r w:rsidRPr="009354FF">
        <w:rPr>
          <w:i/>
          <w:iCs/>
          <w:sz w:val="22"/>
          <w:szCs w:val="22"/>
          <w:lang w:val="en-US" w:eastAsia="tr-TR"/>
        </w:rPr>
        <w:t>i</w:t>
      </w:r>
      <w:proofErr w:type="spellEnd"/>
      <w:r w:rsidRPr="009354FF">
        <w:rPr>
          <w:sz w:val="22"/>
          <w:szCs w:val="22"/>
          <w:lang w:val="en-US" w:eastAsia="tr-TR"/>
        </w:rPr>
        <w:t xml:space="preserve"> across the entire trajectory.</w:t>
      </w:r>
    </w:p>
    <w:p w14:paraId="1F59B85D" w14:textId="500294E3" w:rsidR="008A7067" w:rsidRDefault="008A7067" w:rsidP="004F0A91">
      <w:pPr>
        <w:suppressAutoHyphens w:val="0"/>
        <w:spacing w:before="0" w:after="0" w:line="240" w:lineRule="auto"/>
        <w:ind w:firstLine="0"/>
        <w:rPr>
          <w:sz w:val="22"/>
          <w:szCs w:val="22"/>
          <w:lang w:val="en-US" w:eastAsia="tr-TR"/>
        </w:rPr>
      </w:pPr>
    </w:p>
    <w:p w14:paraId="6B3DCEC3" w14:textId="0014071A" w:rsidR="004A5D82" w:rsidRDefault="004A5D82" w:rsidP="004F0A91">
      <w:pPr>
        <w:suppressAutoHyphens w:val="0"/>
        <w:spacing w:before="0" w:after="0" w:line="240" w:lineRule="auto"/>
        <w:ind w:firstLine="0"/>
        <w:rPr>
          <w:sz w:val="22"/>
          <w:szCs w:val="22"/>
          <w:lang w:val="en-US" w:eastAsia="tr-TR"/>
        </w:rPr>
      </w:pPr>
      <w:r w:rsidRPr="004A5D82">
        <w:rPr>
          <w:sz w:val="22"/>
          <w:szCs w:val="22"/>
          <w:lang w:val="en-US" w:eastAsia="tr-TR"/>
        </w:rPr>
        <w:t>In RMSD and RMSF calculations, only the coordinates of alpha carbon (C</w:t>
      </w:r>
      <w:r w:rsidRPr="00F1109C">
        <w:rPr>
          <w:sz w:val="22"/>
          <w:szCs w:val="22"/>
          <w:vertAlign w:val="subscript"/>
          <w:lang w:val="en-US" w:eastAsia="tr-TR"/>
        </w:rPr>
        <w:t>α</w:t>
      </w:r>
      <w:r w:rsidRPr="004A5D82">
        <w:rPr>
          <w:sz w:val="22"/>
          <w:szCs w:val="22"/>
          <w:lang w:val="en-US" w:eastAsia="tr-TR"/>
        </w:rPr>
        <w:t>) atoms were used.</w:t>
      </w:r>
    </w:p>
    <w:p w14:paraId="0E169EC9" w14:textId="77777777" w:rsidR="008A7067" w:rsidRPr="00C146D5" w:rsidRDefault="008A7067" w:rsidP="004F0A91">
      <w:pPr>
        <w:suppressAutoHyphens w:val="0"/>
        <w:spacing w:before="0" w:after="0" w:line="240" w:lineRule="auto"/>
        <w:ind w:firstLine="0"/>
        <w:rPr>
          <w:sz w:val="22"/>
          <w:szCs w:val="22"/>
          <w:lang w:val="en-US" w:eastAsia="tr-TR"/>
        </w:rPr>
      </w:pPr>
    </w:p>
    <w:p w14:paraId="41024A86" w14:textId="7FC1CCE4" w:rsidR="007F1937" w:rsidRPr="00C146D5" w:rsidRDefault="001D5D11" w:rsidP="004F0A91">
      <w:pPr>
        <w:suppressAutoHyphens w:val="0"/>
        <w:spacing w:before="0" w:after="0" w:line="240" w:lineRule="auto"/>
        <w:ind w:firstLine="0"/>
        <w:rPr>
          <w:b/>
          <w:bCs/>
          <w:sz w:val="22"/>
          <w:szCs w:val="22"/>
          <w:lang w:val="en-US" w:eastAsia="tr-TR"/>
        </w:rPr>
      </w:pPr>
      <w:r w:rsidRPr="00C146D5">
        <w:rPr>
          <w:b/>
          <w:bCs/>
          <w:sz w:val="22"/>
          <w:szCs w:val="22"/>
          <w:lang w:val="en-US" w:eastAsia="tr-TR"/>
        </w:rPr>
        <w:t>Findings</w:t>
      </w:r>
    </w:p>
    <w:p w14:paraId="1348B135" w14:textId="77777777" w:rsidR="00284960" w:rsidRDefault="00284960" w:rsidP="00284960">
      <w:pPr>
        <w:suppressAutoHyphens w:val="0"/>
        <w:spacing w:before="0" w:after="0" w:line="240" w:lineRule="auto"/>
        <w:ind w:firstLine="0"/>
        <w:rPr>
          <w:sz w:val="22"/>
          <w:szCs w:val="18"/>
          <w:lang w:val="en-US"/>
        </w:rPr>
      </w:pPr>
    </w:p>
    <w:p w14:paraId="39F1FA5B" w14:textId="5C69F83A" w:rsidR="005123A6" w:rsidRPr="005123A6" w:rsidRDefault="00D95513" w:rsidP="005123A6">
      <w:pPr>
        <w:suppressAutoHyphens w:val="0"/>
        <w:spacing w:before="0" w:after="0" w:line="240" w:lineRule="auto"/>
        <w:ind w:firstLine="0"/>
        <w:rPr>
          <w:sz w:val="22"/>
          <w:szCs w:val="18"/>
          <w:lang w:val="en-US"/>
        </w:rPr>
      </w:pPr>
      <w:r w:rsidRPr="00D95513">
        <w:rPr>
          <w:sz w:val="22"/>
          <w:szCs w:val="18"/>
          <w:lang w:val="en-US"/>
        </w:rPr>
        <w:t>For each mutant, two 300 ns long MD simulation runs were carried out. Each simulation trajectory was independently analyzed for RMSD and RMSF values.</w:t>
      </w:r>
      <w:r>
        <w:rPr>
          <w:sz w:val="22"/>
          <w:szCs w:val="18"/>
          <w:lang w:val="en-US"/>
        </w:rPr>
        <w:t xml:space="preserve"> </w:t>
      </w:r>
      <w:r w:rsidR="005123A6" w:rsidRPr="005123A6">
        <w:rPr>
          <w:sz w:val="22"/>
          <w:szCs w:val="18"/>
          <w:lang w:val="en-US"/>
        </w:rPr>
        <w:t>RMSD analysis indicated that three mutants</w:t>
      </w:r>
      <w:r w:rsidR="00207C82">
        <w:rPr>
          <w:sz w:val="22"/>
          <w:szCs w:val="18"/>
          <w:lang w:val="en-US"/>
        </w:rPr>
        <w:t xml:space="preserve">, </w:t>
      </w:r>
      <w:r w:rsidR="005123A6" w:rsidRPr="005123A6">
        <w:rPr>
          <w:sz w:val="22"/>
          <w:szCs w:val="18"/>
          <w:lang w:val="en-US"/>
        </w:rPr>
        <w:t>G306A, D409V, and V415I</w:t>
      </w:r>
      <w:r w:rsidR="00207C82">
        <w:rPr>
          <w:sz w:val="22"/>
          <w:szCs w:val="18"/>
          <w:lang w:val="en-US"/>
        </w:rPr>
        <w:t xml:space="preserve">, </w:t>
      </w:r>
      <w:r w:rsidR="005123A6" w:rsidRPr="005123A6">
        <w:rPr>
          <w:sz w:val="22"/>
          <w:szCs w:val="18"/>
          <w:lang w:val="en-US"/>
        </w:rPr>
        <w:t xml:space="preserve">exhibited higher RMSD values relative to the WT, as shown in Figure 1. In these trajectories, the mutants remained above the WT </w:t>
      </w:r>
      <w:r w:rsidR="00553F38">
        <w:rPr>
          <w:sz w:val="22"/>
          <w:szCs w:val="18"/>
          <w:lang w:val="en-US"/>
        </w:rPr>
        <w:t>RMSD curve</w:t>
      </w:r>
      <w:r w:rsidR="005123A6" w:rsidRPr="005123A6">
        <w:rPr>
          <w:sz w:val="22"/>
          <w:szCs w:val="18"/>
          <w:lang w:val="en-US"/>
        </w:rPr>
        <w:t xml:space="preserve">, suggesting increased conformational mobility and structural instability. </w:t>
      </w:r>
    </w:p>
    <w:p w14:paraId="69C91874" w14:textId="77777777" w:rsidR="008A7067" w:rsidRPr="00284960" w:rsidRDefault="008A7067" w:rsidP="00284960">
      <w:pPr>
        <w:suppressAutoHyphens w:val="0"/>
        <w:spacing w:before="0" w:after="0" w:line="240" w:lineRule="auto"/>
        <w:ind w:firstLine="0"/>
        <w:rPr>
          <w:sz w:val="22"/>
          <w:szCs w:val="18"/>
          <w:lang w:val="en-US"/>
        </w:rPr>
      </w:pPr>
    </w:p>
    <w:p w14:paraId="1D2ABAE0" w14:textId="23E4E99D" w:rsidR="00D65EA2" w:rsidRPr="00C146D5" w:rsidRDefault="00D65EA2" w:rsidP="004F0A91">
      <w:pPr>
        <w:suppressAutoHyphens w:val="0"/>
        <w:spacing w:before="0" w:after="0" w:line="240" w:lineRule="auto"/>
        <w:ind w:firstLine="0"/>
        <w:jc w:val="center"/>
        <w:rPr>
          <w:sz w:val="22"/>
          <w:szCs w:val="18"/>
          <w:lang w:val="en-US"/>
        </w:rPr>
      </w:pPr>
      <w:r w:rsidRPr="00C146D5">
        <w:rPr>
          <w:noProof/>
          <w:lang w:val="en-US"/>
        </w:rPr>
        <w:lastRenderedPageBreak/>
        <w:drawing>
          <wp:inline distT="0" distB="0" distL="0" distR="0" wp14:anchorId="3D490C0F" wp14:editId="4BA337A3">
            <wp:extent cx="3600000" cy="2736640"/>
            <wp:effectExtent l="0" t="0" r="635" b="698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00000" cy="2736640"/>
                    </a:xfrm>
                    <a:prstGeom prst="rect">
                      <a:avLst/>
                    </a:prstGeom>
                  </pic:spPr>
                </pic:pic>
              </a:graphicData>
            </a:graphic>
          </wp:inline>
        </w:drawing>
      </w:r>
    </w:p>
    <w:p w14:paraId="1FE2F29F" w14:textId="4C228C45" w:rsidR="00D65EA2" w:rsidRPr="00C146D5" w:rsidRDefault="00D65EA2" w:rsidP="004F0A91">
      <w:pPr>
        <w:suppressAutoHyphens w:val="0"/>
        <w:spacing w:before="0" w:after="0" w:line="240" w:lineRule="auto"/>
        <w:ind w:firstLine="0"/>
        <w:jc w:val="center"/>
        <w:rPr>
          <w:sz w:val="22"/>
          <w:szCs w:val="18"/>
          <w:lang w:val="en-US"/>
        </w:rPr>
      </w:pPr>
      <w:r w:rsidRPr="00C146D5">
        <w:rPr>
          <w:b/>
          <w:bCs/>
          <w:sz w:val="22"/>
          <w:szCs w:val="18"/>
          <w:lang w:val="en-US"/>
        </w:rPr>
        <w:t>Figure 1</w:t>
      </w:r>
      <w:r w:rsidRPr="00C146D5">
        <w:rPr>
          <w:sz w:val="22"/>
          <w:szCs w:val="18"/>
          <w:lang w:val="en-US"/>
        </w:rPr>
        <w:t xml:space="preserve">. </w:t>
      </w:r>
      <w:r w:rsidR="00553F38" w:rsidRPr="005123A6">
        <w:rPr>
          <w:i/>
          <w:iCs/>
          <w:sz w:val="22"/>
          <w:szCs w:val="18"/>
          <w:lang w:val="en-US"/>
        </w:rPr>
        <w:t>RMSD Comparison of Wild-Type and Mutant CHK2 Proteins</w:t>
      </w:r>
    </w:p>
    <w:p w14:paraId="2623DE9E" w14:textId="16F11726" w:rsidR="00D65EA2" w:rsidRPr="00C146D5" w:rsidRDefault="00D65EA2" w:rsidP="004F0A91">
      <w:pPr>
        <w:suppressAutoHyphens w:val="0"/>
        <w:spacing w:before="0" w:after="0" w:line="240" w:lineRule="auto"/>
        <w:ind w:firstLine="0"/>
        <w:rPr>
          <w:sz w:val="22"/>
          <w:szCs w:val="18"/>
          <w:lang w:val="en-US"/>
        </w:rPr>
      </w:pPr>
    </w:p>
    <w:p w14:paraId="3FE6A722" w14:textId="702FEE18" w:rsidR="00544EFF" w:rsidRPr="00C146D5" w:rsidRDefault="00B63A40" w:rsidP="00544EFF">
      <w:pPr>
        <w:suppressAutoHyphens w:val="0"/>
        <w:spacing w:before="0" w:after="0" w:line="240" w:lineRule="auto"/>
        <w:ind w:firstLine="0"/>
        <w:rPr>
          <w:sz w:val="22"/>
          <w:szCs w:val="18"/>
          <w:lang w:val="en-US"/>
        </w:rPr>
      </w:pPr>
      <w:ins w:id="62" w:author="ebru tuncay" w:date="2025-03-23T23:25:00Z">
        <w:r w:rsidRPr="00F1109C">
          <w:rPr>
            <w:sz w:val="22"/>
            <w:szCs w:val="18"/>
          </w:rPr>
          <w:t>In the 205-270 amino acid range, all mutations exhibit lower RMSF values compared to the WT</w:t>
        </w:r>
        <w:r>
          <w:rPr>
            <w:sz w:val="22"/>
            <w:szCs w:val="18"/>
          </w:rPr>
          <w:t xml:space="preserve"> (Figure 2)</w:t>
        </w:r>
        <w:r w:rsidRPr="00F1109C">
          <w:rPr>
            <w:sz w:val="22"/>
            <w:szCs w:val="18"/>
          </w:rPr>
          <w:t xml:space="preserve">. This region includes the </w:t>
        </w:r>
        <w:proofErr w:type="spellStart"/>
        <w:r w:rsidRPr="00F1109C">
          <w:rPr>
            <w:sz w:val="22"/>
            <w:szCs w:val="18"/>
          </w:rPr>
          <w:t>Gly</w:t>
        </w:r>
        <w:proofErr w:type="spellEnd"/>
        <w:r w:rsidRPr="00F1109C">
          <w:rPr>
            <w:sz w:val="22"/>
            <w:szCs w:val="18"/>
          </w:rPr>
          <w:t xml:space="preserve">-rich region (residues 227–232), which is considered structurally significant. Additionally, in the 370-405 amino acid range, our analysis shows that the RMSF values of all mutations are noticeably higher than those of the WT. This region contains the A-loop (residues 368–394), which plays a crucial role in the </w:t>
        </w:r>
        <w:proofErr w:type="gramStart"/>
        <w:r w:rsidRPr="00F1109C">
          <w:rPr>
            <w:sz w:val="22"/>
            <w:szCs w:val="18"/>
          </w:rPr>
          <w:t>protein's</w:t>
        </w:r>
        <w:proofErr w:type="gramEnd"/>
        <w:r>
          <w:rPr>
            <w:sz w:val="22"/>
            <w:szCs w:val="18"/>
          </w:rPr>
          <w:t xml:space="preserve">. </w:t>
        </w:r>
      </w:ins>
      <w:r w:rsidR="00354FF8" w:rsidRPr="00354FF8">
        <w:rPr>
          <w:sz w:val="22"/>
          <w:szCs w:val="18"/>
        </w:rPr>
        <w:t>Visual representations generated with VMD were added to the figure to highlight these critical regions.</w:t>
      </w:r>
      <w:r w:rsidR="00354FF8" w:rsidRPr="00354FF8">
        <w:rPr>
          <w:sz w:val="22"/>
          <w:szCs w:val="18"/>
          <w:lang w:val="en-US"/>
        </w:rPr>
        <w:t xml:space="preserve"> </w:t>
      </w:r>
    </w:p>
    <w:p w14:paraId="0EA69088" w14:textId="5A3014CF" w:rsidR="00544EFF" w:rsidRPr="00C146D5" w:rsidRDefault="00E83EB5" w:rsidP="00544EFF">
      <w:pPr>
        <w:suppressAutoHyphens w:val="0"/>
        <w:spacing w:before="0" w:after="0" w:line="240" w:lineRule="auto"/>
        <w:ind w:firstLine="0"/>
        <w:rPr>
          <w:sz w:val="22"/>
          <w:szCs w:val="18"/>
          <w:lang w:val="en-US"/>
        </w:rPr>
      </w:pPr>
      <w:r w:rsidRPr="00C146D5">
        <w:rPr>
          <w:noProof/>
          <w:sz w:val="22"/>
          <w:szCs w:val="18"/>
          <w:lang w:val="en-US"/>
        </w:rPr>
        <w:drawing>
          <wp:anchor distT="0" distB="0" distL="114300" distR="114300" simplePos="0" relativeHeight="251660288" behindDoc="0" locked="0" layoutInCell="1" allowOverlap="1" wp14:anchorId="48C63DD3" wp14:editId="5B7E6480">
            <wp:simplePos x="0" y="0"/>
            <wp:positionH relativeFrom="margin">
              <wp:align>center</wp:align>
            </wp:positionH>
            <wp:positionV relativeFrom="paragraph">
              <wp:posOffset>116037</wp:posOffset>
            </wp:positionV>
            <wp:extent cx="6012180" cy="1697990"/>
            <wp:effectExtent l="0" t="0" r="7620" b="0"/>
            <wp:wrapSquare wrapText="bothSides"/>
            <wp:docPr id="27" name="Resim 16">
              <a:extLst xmlns:a="http://schemas.openxmlformats.org/drawingml/2006/main">
                <a:ext uri="{FF2B5EF4-FFF2-40B4-BE49-F238E27FC236}">
                  <a16:creationId xmlns:a16="http://schemas.microsoft.com/office/drawing/2014/main" id="{11972757-50C5-471A-BB7C-B35903942C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6">
                      <a:extLst>
                        <a:ext uri="{FF2B5EF4-FFF2-40B4-BE49-F238E27FC236}">
                          <a16:creationId xmlns:a16="http://schemas.microsoft.com/office/drawing/2014/main" id="{11972757-50C5-471A-BB7C-B35903942CF8}"/>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12180" cy="1697990"/>
                    </a:xfrm>
                    <a:prstGeom prst="rect">
                      <a:avLst/>
                    </a:prstGeom>
                  </pic:spPr>
                </pic:pic>
              </a:graphicData>
            </a:graphic>
            <wp14:sizeRelH relativeFrom="margin">
              <wp14:pctWidth>0</wp14:pctWidth>
            </wp14:sizeRelH>
            <wp14:sizeRelV relativeFrom="margin">
              <wp14:pctHeight>0</wp14:pctHeight>
            </wp14:sizeRelV>
          </wp:anchor>
        </w:drawing>
      </w:r>
    </w:p>
    <w:p w14:paraId="7A439996" w14:textId="2C454EB3" w:rsidR="00DE271D" w:rsidRDefault="00544EFF" w:rsidP="00544EFF">
      <w:pPr>
        <w:suppressAutoHyphens w:val="0"/>
        <w:spacing w:before="0" w:after="0" w:line="240" w:lineRule="auto"/>
        <w:ind w:firstLine="0"/>
        <w:jc w:val="center"/>
        <w:rPr>
          <w:sz w:val="22"/>
          <w:szCs w:val="18"/>
          <w:lang w:val="en-US"/>
        </w:rPr>
      </w:pPr>
      <w:r w:rsidRPr="00C146D5">
        <w:rPr>
          <w:b/>
          <w:bCs/>
          <w:sz w:val="22"/>
          <w:szCs w:val="18"/>
          <w:lang w:val="en-US"/>
        </w:rPr>
        <w:t xml:space="preserve">Figure </w:t>
      </w:r>
      <w:r>
        <w:rPr>
          <w:b/>
          <w:bCs/>
          <w:sz w:val="22"/>
          <w:szCs w:val="18"/>
          <w:lang w:val="en-US"/>
        </w:rPr>
        <w:t>2</w:t>
      </w:r>
      <w:r w:rsidRPr="00C146D5">
        <w:rPr>
          <w:sz w:val="22"/>
          <w:szCs w:val="18"/>
          <w:lang w:val="en-US"/>
        </w:rPr>
        <w:t xml:space="preserve">. </w:t>
      </w:r>
      <w:r w:rsidR="007054FA" w:rsidRPr="00B63A40">
        <w:rPr>
          <w:i/>
          <w:iCs/>
          <w:sz w:val="22"/>
          <w:szCs w:val="18"/>
          <w:rPrChange w:id="63" w:author="ebru tuncay" w:date="2025-03-23T23:24:00Z">
            <w:rPr>
              <w:sz w:val="22"/>
              <w:szCs w:val="18"/>
            </w:rPr>
          </w:rPrChange>
        </w:rPr>
        <w:t>RMSF Values for Mutants and Wild Type by Amino Acid Index</w:t>
      </w:r>
    </w:p>
    <w:p w14:paraId="5A734CCD" w14:textId="77777777" w:rsidR="00DE271D" w:rsidRDefault="00DE271D" w:rsidP="00284960">
      <w:pPr>
        <w:suppressAutoHyphens w:val="0"/>
        <w:spacing w:before="0" w:after="0" w:line="240" w:lineRule="auto"/>
        <w:ind w:firstLine="0"/>
        <w:rPr>
          <w:sz w:val="22"/>
          <w:szCs w:val="18"/>
          <w:lang w:val="en-US"/>
        </w:rPr>
      </w:pPr>
    </w:p>
    <w:p w14:paraId="4B214EE1" w14:textId="77777777" w:rsidR="00DE271D" w:rsidRDefault="00DE271D" w:rsidP="00284960">
      <w:pPr>
        <w:suppressAutoHyphens w:val="0"/>
        <w:spacing w:before="0" w:after="0" w:line="240" w:lineRule="auto"/>
        <w:ind w:firstLine="0"/>
        <w:rPr>
          <w:sz w:val="22"/>
          <w:szCs w:val="18"/>
          <w:lang w:val="en-US"/>
        </w:rPr>
      </w:pPr>
    </w:p>
    <w:p w14:paraId="5582A71B" w14:textId="4D56C7A6" w:rsidR="00544EFF" w:rsidRDefault="00544EFF" w:rsidP="004F0A91">
      <w:pPr>
        <w:suppressAutoHyphens w:val="0"/>
        <w:spacing w:before="0" w:after="0" w:line="240" w:lineRule="auto"/>
        <w:ind w:firstLine="0"/>
        <w:rPr>
          <w:sz w:val="22"/>
          <w:szCs w:val="18"/>
          <w:lang w:val="en-US"/>
        </w:rPr>
      </w:pPr>
    </w:p>
    <w:p w14:paraId="15360080" w14:textId="77777777" w:rsidR="00DE271D" w:rsidRDefault="00DE271D" w:rsidP="004F0A91">
      <w:pPr>
        <w:suppressAutoHyphens w:val="0"/>
        <w:spacing w:before="0" w:after="0" w:line="240" w:lineRule="auto"/>
        <w:ind w:firstLine="0"/>
        <w:rPr>
          <w:b/>
          <w:bCs/>
          <w:sz w:val="22"/>
          <w:szCs w:val="22"/>
          <w:lang w:val="en-US" w:eastAsia="tr-TR"/>
        </w:rPr>
      </w:pPr>
    </w:p>
    <w:p w14:paraId="2F552E6E" w14:textId="301FF83A" w:rsidR="001D5D11" w:rsidRPr="00C146D5" w:rsidRDefault="001D5D11" w:rsidP="004F0A91">
      <w:pPr>
        <w:suppressAutoHyphens w:val="0"/>
        <w:spacing w:before="0" w:after="0" w:line="240" w:lineRule="auto"/>
        <w:ind w:firstLine="0"/>
        <w:rPr>
          <w:b/>
          <w:bCs/>
          <w:sz w:val="22"/>
          <w:szCs w:val="22"/>
          <w:lang w:val="en-US" w:eastAsia="tr-TR"/>
        </w:rPr>
      </w:pPr>
      <w:r w:rsidRPr="00C146D5">
        <w:rPr>
          <w:b/>
          <w:bCs/>
          <w:sz w:val="22"/>
          <w:szCs w:val="22"/>
          <w:lang w:val="en-US" w:eastAsia="tr-TR"/>
        </w:rPr>
        <w:t>Conclusion</w:t>
      </w:r>
    </w:p>
    <w:p w14:paraId="53A931C9" w14:textId="1CE7BFB8" w:rsidR="001D5D11" w:rsidRPr="00C146D5" w:rsidRDefault="001D5D11" w:rsidP="004F0A91">
      <w:pPr>
        <w:suppressAutoHyphens w:val="0"/>
        <w:spacing w:before="0" w:after="0" w:line="240" w:lineRule="auto"/>
        <w:ind w:firstLine="0"/>
        <w:rPr>
          <w:sz w:val="22"/>
          <w:szCs w:val="22"/>
          <w:lang w:val="en-US" w:eastAsia="tr-TR"/>
        </w:rPr>
      </w:pPr>
    </w:p>
    <w:p w14:paraId="3C83D582" w14:textId="08D3AC82" w:rsidR="006762AE" w:rsidRDefault="006762AE" w:rsidP="006762AE">
      <w:pPr>
        <w:suppressAutoHyphens w:val="0"/>
        <w:spacing w:before="0" w:after="0" w:line="240" w:lineRule="auto"/>
        <w:ind w:firstLine="0"/>
        <w:rPr>
          <w:sz w:val="22"/>
          <w:szCs w:val="22"/>
          <w:lang w:val="en-US" w:eastAsia="tr-TR"/>
        </w:rPr>
      </w:pPr>
      <w:bookmarkStart w:id="64" w:name="_Hlk191979294"/>
      <w:r w:rsidRPr="006762AE">
        <w:rPr>
          <w:sz w:val="22"/>
          <w:szCs w:val="22"/>
          <w:lang w:val="en-US" w:eastAsia="tr-TR"/>
        </w:rPr>
        <w:t xml:space="preserve">In summary, MD simulations of CHK2 revealed </w:t>
      </w:r>
      <w:r w:rsidR="00710C2E" w:rsidRPr="006762AE">
        <w:rPr>
          <w:sz w:val="22"/>
          <w:szCs w:val="22"/>
          <w:lang w:val="en-US" w:eastAsia="tr-TR"/>
        </w:rPr>
        <w:t>noteworthy</w:t>
      </w:r>
      <w:r w:rsidRPr="006762AE">
        <w:rPr>
          <w:sz w:val="22"/>
          <w:szCs w:val="22"/>
          <w:lang w:val="en-US" w:eastAsia="tr-TR"/>
        </w:rPr>
        <w:t xml:space="preserve"> structural and dynamic alterations resulting from five specific mutations within the kinase domain. RMSD analysis demonstrated that mutations G306A, D409V, and V415I induce notable conformational changes, potentially leading to structural deviations compared to the WT protein. These structural changes could compromise the stability required for CHK2’s tumor suppressor functions. </w:t>
      </w:r>
      <w:r w:rsidR="003C5C00">
        <w:rPr>
          <w:sz w:val="22"/>
          <w:szCs w:val="22"/>
          <w:lang w:val="en-US" w:eastAsia="tr-TR"/>
        </w:rPr>
        <w:t xml:space="preserve">In addition to those structural changes shown by RMSD analysis, </w:t>
      </w:r>
      <w:r w:rsidRPr="006762AE">
        <w:rPr>
          <w:sz w:val="22"/>
          <w:szCs w:val="22"/>
          <w:lang w:val="en-US" w:eastAsia="tr-TR"/>
        </w:rPr>
        <w:t>RMSF analysis further showed that these mutations affect protein dynamics, highlighting distinct fluctuations in the residues 205–270 and residues 370–405, both critical areas for CHK2’s catalytic activity and regulatory role.</w:t>
      </w:r>
    </w:p>
    <w:p w14:paraId="5AC3EC14" w14:textId="77777777" w:rsidR="00914368" w:rsidRPr="006762AE" w:rsidRDefault="00914368" w:rsidP="006762AE">
      <w:pPr>
        <w:suppressAutoHyphens w:val="0"/>
        <w:spacing w:before="0" w:after="0" w:line="240" w:lineRule="auto"/>
        <w:ind w:firstLine="0"/>
        <w:rPr>
          <w:sz w:val="22"/>
          <w:szCs w:val="22"/>
          <w:lang w:val="en-US" w:eastAsia="tr-TR"/>
        </w:rPr>
      </w:pPr>
    </w:p>
    <w:p w14:paraId="28A2AA4E" w14:textId="23FBA5AF" w:rsidR="006762AE" w:rsidRDefault="006762AE" w:rsidP="006762AE">
      <w:pPr>
        <w:suppressAutoHyphens w:val="0"/>
        <w:spacing w:before="0" w:after="0" w:line="240" w:lineRule="auto"/>
        <w:ind w:firstLine="0"/>
        <w:rPr>
          <w:ins w:id="65" w:author="ebru tuncay" w:date="2025-03-23T23:34:00Z"/>
          <w:sz w:val="22"/>
          <w:szCs w:val="22"/>
          <w:lang w:val="en-US" w:eastAsia="tr-TR"/>
        </w:rPr>
      </w:pPr>
      <w:r w:rsidRPr="006762AE">
        <w:rPr>
          <w:sz w:val="22"/>
          <w:szCs w:val="22"/>
          <w:lang w:val="en-US" w:eastAsia="tr-TR"/>
        </w:rPr>
        <w:lastRenderedPageBreak/>
        <w:t xml:space="preserve">Collectively, these findings </w:t>
      </w:r>
      <w:r w:rsidR="00737A51">
        <w:rPr>
          <w:sz w:val="22"/>
          <w:szCs w:val="22"/>
          <w:lang w:val="en-US" w:eastAsia="tr-TR"/>
        </w:rPr>
        <w:t>predict</w:t>
      </w:r>
      <w:r w:rsidRPr="006762AE">
        <w:rPr>
          <w:sz w:val="22"/>
          <w:szCs w:val="22"/>
          <w:lang w:val="en-US" w:eastAsia="tr-TR"/>
        </w:rPr>
        <w:t xml:space="preserve"> that the studied mutations </w:t>
      </w:r>
      <w:r w:rsidR="00737A51">
        <w:rPr>
          <w:sz w:val="22"/>
          <w:szCs w:val="22"/>
          <w:lang w:val="en-US" w:eastAsia="tr-TR"/>
        </w:rPr>
        <w:t xml:space="preserve">could </w:t>
      </w:r>
      <w:r w:rsidRPr="006762AE">
        <w:rPr>
          <w:sz w:val="22"/>
          <w:szCs w:val="22"/>
          <w:lang w:val="en-US" w:eastAsia="tr-TR"/>
        </w:rPr>
        <w:t>impact both the structural integrity and dynamic behavior of CHK2, potentially impairing its ability to regulate cell cycle checkpoints and respond effectively to DNA damage. Consequently, these mutations may increase susceptibility to cancer. This study provides valuable insights into the functional consequences of CHEK2 variants and lays groundwork for future research into targeted therapies aimed at restoring CHK2’s tumor-suppressive activities in affected individuals.</w:t>
      </w:r>
    </w:p>
    <w:p w14:paraId="22FCDB1A" w14:textId="77777777" w:rsidR="0031708F" w:rsidRPr="006762AE" w:rsidRDefault="0031708F" w:rsidP="006762AE">
      <w:pPr>
        <w:suppressAutoHyphens w:val="0"/>
        <w:spacing w:before="0" w:after="0" w:line="240" w:lineRule="auto"/>
        <w:ind w:firstLine="0"/>
        <w:rPr>
          <w:sz w:val="22"/>
          <w:szCs w:val="22"/>
          <w:lang w:val="en-US" w:eastAsia="tr-TR"/>
        </w:rPr>
      </w:pPr>
    </w:p>
    <w:p w14:paraId="6D111F65" w14:textId="77777777" w:rsidR="00EC4142" w:rsidRDefault="00EC4142" w:rsidP="004F0A91">
      <w:pPr>
        <w:suppressAutoHyphens w:val="0"/>
        <w:spacing w:before="0" w:after="0" w:line="240" w:lineRule="auto"/>
        <w:ind w:firstLine="0"/>
        <w:rPr>
          <w:sz w:val="22"/>
          <w:szCs w:val="22"/>
          <w:lang w:val="en-US" w:eastAsia="tr-TR"/>
        </w:rPr>
      </w:pPr>
    </w:p>
    <w:bookmarkEnd w:id="0"/>
    <w:bookmarkEnd w:id="64"/>
    <w:p w14:paraId="4F605C39" w14:textId="388F59EE" w:rsidR="00C146D5" w:rsidRPr="00AD34FB" w:rsidRDefault="00AD34FB" w:rsidP="00AD34FB">
      <w:pPr>
        <w:suppressAutoHyphens w:val="0"/>
        <w:spacing w:before="0" w:after="0" w:line="240" w:lineRule="auto"/>
        <w:ind w:firstLine="0"/>
        <w:rPr>
          <w:b/>
          <w:bCs/>
          <w:sz w:val="22"/>
          <w:szCs w:val="22"/>
          <w:lang w:val="en-US" w:eastAsia="tr-TR"/>
        </w:rPr>
      </w:pPr>
      <w:r>
        <w:rPr>
          <w:b/>
          <w:bCs/>
          <w:sz w:val="22"/>
          <w:szCs w:val="22"/>
          <w:lang w:val="en-US" w:eastAsia="tr-TR"/>
        </w:rPr>
        <w:t>References</w:t>
      </w:r>
    </w:p>
    <w:p w14:paraId="3958FFF1" w14:textId="265F9512" w:rsidR="00F872AE" w:rsidRPr="008A7067" w:rsidRDefault="00F872AE" w:rsidP="004F0A91">
      <w:pPr>
        <w:spacing w:line="259" w:lineRule="auto"/>
        <w:ind w:firstLine="0"/>
        <w:rPr>
          <w:sz w:val="20"/>
          <w:lang w:val="en-US"/>
        </w:rPr>
      </w:pPr>
    </w:p>
    <w:p w14:paraId="5A9BB771" w14:textId="77777777" w:rsidR="000247F3" w:rsidRDefault="00F872AE" w:rsidP="000247F3">
      <w:pPr>
        <w:pStyle w:val="Kaynaka"/>
        <w:ind w:left="720" w:hanging="720"/>
        <w:rPr>
          <w:ins w:id="66" w:author="ebru tuncay" w:date="2025-03-23T23:56:00Z"/>
          <w:noProof/>
          <w:szCs w:val="24"/>
        </w:rPr>
      </w:pPr>
      <w:r w:rsidRPr="008A7067">
        <w:rPr>
          <w:sz w:val="20"/>
          <w:lang w:val="en-US"/>
        </w:rPr>
        <w:fldChar w:fldCharType="begin"/>
      </w:r>
      <w:r w:rsidRPr="008A7067">
        <w:rPr>
          <w:sz w:val="20"/>
          <w:lang w:val="en-US"/>
        </w:rPr>
        <w:instrText xml:space="preserve"> BIBLIOGRAPHY  \l 1055 </w:instrText>
      </w:r>
      <w:r w:rsidRPr="008A7067">
        <w:rPr>
          <w:sz w:val="20"/>
          <w:lang w:val="en-US"/>
        </w:rPr>
        <w:fldChar w:fldCharType="separate"/>
      </w:r>
      <w:ins w:id="67" w:author="ebru tuncay" w:date="2025-03-23T23:56:00Z">
        <w:r w:rsidR="000247F3">
          <w:rPr>
            <w:noProof/>
          </w:rPr>
          <w:t xml:space="preserve">Best, R. B. (2012). Optimization of the Additive CHARMM All-Atom Protein Force Field Targeting Improved Sampling of the Backbone ϕ, ψ and Side-Chain χ1 and χ2 Dihedral Angles. </w:t>
        </w:r>
        <w:r w:rsidR="000247F3">
          <w:rPr>
            <w:i/>
            <w:iCs/>
            <w:noProof/>
          </w:rPr>
          <w:t>Journal of Chemical Theory and Computation, 8(9)</w:t>
        </w:r>
        <w:r w:rsidR="000247F3">
          <w:rPr>
            <w:noProof/>
          </w:rPr>
          <w:t>, 3257-3273.</w:t>
        </w:r>
      </w:ins>
    </w:p>
    <w:p w14:paraId="22D9488A" w14:textId="77777777" w:rsidR="000247F3" w:rsidRDefault="000247F3" w:rsidP="000247F3">
      <w:pPr>
        <w:pStyle w:val="Kaynaka"/>
        <w:ind w:left="720" w:hanging="720"/>
        <w:rPr>
          <w:ins w:id="68" w:author="ebru tuncay" w:date="2025-03-23T23:56:00Z"/>
          <w:noProof/>
        </w:rPr>
        <w:pPrChange w:id="69" w:author="ebru tuncay" w:date="2025-03-23T23:56:00Z">
          <w:pPr>
            <w:pStyle w:val="Kaynaka"/>
            <w:ind w:left="720" w:hanging="720"/>
          </w:pPr>
        </w:pPrChange>
      </w:pPr>
      <w:ins w:id="70" w:author="ebru tuncay" w:date="2025-03-23T23:56:00Z">
        <w:r>
          <w:rPr>
            <w:noProof/>
          </w:rPr>
          <w:t xml:space="preserve">Boonen, R. A.-J. (2022). Functional analysis identifies damaging CHEK2 missense variants associated with increased cancer risk. </w:t>
        </w:r>
        <w:r>
          <w:rPr>
            <w:i/>
            <w:iCs/>
            <w:noProof/>
          </w:rPr>
          <w:t>Cancer Research</w:t>
        </w:r>
        <w:r>
          <w:rPr>
            <w:noProof/>
          </w:rPr>
          <w:t>, 82(4), 615-631.</w:t>
        </w:r>
      </w:ins>
    </w:p>
    <w:p w14:paraId="04C08B7C" w14:textId="77777777" w:rsidR="000247F3" w:rsidRDefault="000247F3" w:rsidP="000247F3">
      <w:pPr>
        <w:pStyle w:val="Kaynaka"/>
        <w:ind w:left="720" w:hanging="720"/>
        <w:rPr>
          <w:ins w:id="71" w:author="ebru tuncay" w:date="2025-03-23T23:56:00Z"/>
          <w:noProof/>
        </w:rPr>
        <w:pPrChange w:id="72" w:author="ebru tuncay" w:date="2025-03-23T23:56:00Z">
          <w:pPr>
            <w:pStyle w:val="Kaynaka"/>
            <w:ind w:left="720" w:hanging="720"/>
          </w:pPr>
        </w:pPrChange>
      </w:pPr>
      <w:ins w:id="73" w:author="ebru tuncay" w:date="2025-03-23T23:56:00Z">
        <w:r>
          <w:rPr>
            <w:noProof/>
          </w:rPr>
          <w:t xml:space="preserve">Branco, P. R.-K. (2018). Uncovering association networks through an eQTL analysis involving human miRNAs and lincRNAs. . </w:t>
        </w:r>
        <w:r>
          <w:rPr>
            <w:i/>
            <w:iCs/>
            <w:noProof/>
          </w:rPr>
          <w:t>Scientific Reports, 8(1)</w:t>
        </w:r>
        <w:r>
          <w:rPr>
            <w:noProof/>
          </w:rPr>
          <w:t>, 15050.</w:t>
        </w:r>
      </w:ins>
    </w:p>
    <w:p w14:paraId="32DD1BA0" w14:textId="77777777" w:rsidR="000247F3" w:rsidRDefault="000247F3" w:rsidP="000247F3">
      <w:pPr>
        <w:pStyle w:val="Kaynaka"/>
        <w:ind w:left="720" w:hanging="720"/>
        <w:rPr>
          <w:ins w:id="74" w:author="ebru tuncay" w:date="2025-03-23T23:56:00Z"/>
          <w:noProof/>
        </w:rPr>
        <w:pPrChange w:id="75" w:author="ebru tuncay" w:date="2025-03-23T23:56:00Z">
          <w:pPr>
            <w:pStyle w:val="Kaynaka"/>
            <w:ind w:left="720" w:hanging="720"/>
          </w:pPr>
        </w:pPrChange>
      </w:pPr>
      <w:ins w:id="76" w:author="ebru tuncay" w:date="2025-03-23T23:56:00Z">
        <w:r>
          <w:rPr>
            <w:noProof/>
          </w:rPr>
          <w:t xml:space="preserve">Cai, Z. C. (2009). Structure and activation mechanism of the CHK2 DNA damage checkpoint kinase. </w:t>
        </w:r>
        <w:r>
          <w:rPr>
            <w:i/>
            <w:iCs/>
            <w:noProof/>
          </w:rPr>
          <w:t>Molecular cell, 35(6)</w:t>
        </w:r>
        <w:r>
          <w:rPr>
            <w:noProof/>
          </w:rPr>
          <w:t>, 818–829. https://doi.org/10.1016/j.molcel.2009.09.007.</w:t>
        </w:r>
      </w:ins>
    </w:p>
    <w:p w14:paraId="6779A0B7" w14:textId="77777777" w:rsidR="000247F3" w:rsidRDefault="000247F3" w:rsidP="000247F3">
      <w:pPr>
        <w:pStyle w:val="Kaynaka"/>
        <w:ind w:left="720" w:hanging="720"/>
        <w:rPr>
          <w:ins w:id="77" w:author="ebru tuncay" w:date="2025-03-23T23:56:00Z"/>
          <w:noProof/>
        </w:rPr>
        <w:pPrChange w:id="78" w:author="ebru tuncay" w:date="2025-03-23T23:56:00Z">
          <w:pPr>
            <w:pStyle w:val="Kaynaka"/>
            <w:ind w:left="720" w:hanging="720"/>
          </w:pPr>
        </w:pPrChange>
      </w:pPr>
      <w:ins w:id="79" w:author="ebru tuncay" w:date="2025-03-23T23:56:00Z">
        <w:r>
          <w:rPr>
            <w:noProof/>
          </w:rPr>
          <w:t xml:space="preserve">Humphrey W, D. A. (1996 ). VMD: visual molecular dynamics. </w:t>
        </w:r>
        <w:r>
          <w:rPr>
            <w:i/>
            <w:iCs/>
            <w:noProof/>
          </w:rPr>
          <w:t>J Mol Graph</w:t>
        </w:r>
        <w:r>
          <w:rPr>
            <w:noProof/>
          </w:rPr>
          <w:t>, 33-8, 27-8. doi: 10.1016/0263-7855(96)00018-5. PMID: 8744570.</w:t>
        </w:r>
      </w:ins>
    </w:p>
    <w:p w14:paraId="5EAE7316" w14:textId="77777777" w:rsidR="000247F3" w:rsidRDefault="000247F3" w:rsidP="000247F3">
      <w:pPr>
        <w:pStyle w:val="Kaynaka"/>
        <w:ind w:left="720" w:hanging="720"/>
        <w:rPr>
          <w:ins w:id="80" w:author="ebru tuncay" w:date="2025-03-23T23:56:00Z"/>
          <w:noProof/>
        </w:rPr>
        <w:pPrChange w:id="81" w:author="ebru tuncay" w:date="2025-03-23T23:56:00Z">
          <w:pPr>
            <w:pStyle w:val="Kaynaka"/>
            <w:ind w:left="720" w:hanging="720"/>
          </w:pPr>
        </w:pPrChange>
      </w:pPr>
      <w:ins w:id="82" w:author="ebru tuncay" w:date="2025-03-23T23:56:00Z">
        <w:r>
          <w:rPr>
            <w:noProof/>
          </w:rPr>
          <w:t xml:space="preserve">Karplus, M. &amp;. (2002). Molecular dynamics simulations of biomolecules. </w:t>
        </w:r>
        <w:r>
          <w:rPr>
            <w:i/>
            <w:iCs/>
            <w:noProof/>
          </w:rPr>
          <w:t>Nature Structural Biology, 9(9)</w:t>
        </w:r>
        <w:r>
          <w:rPr>
            <w:noProof/>
          </w:rPr>
          <w:t>, 646-652.</w:t>
        </w:r>
      </w:ins>
    </w:p>
    <w:p w14:paraId="6581FC57" w14:textId="77777777" w:rsidR="000247F3" w:rsidRDefault="000247F3" w:rsidP="000247F3">
      <w:pPr>
        <w:pStyle w:val="Kaynaka"/>
        <w:ind w:left="720" w:hanging="720"/>
        <w:rPr>
          <w:ins w:id="83" w:author="ebru tuncay" w:date="2025-03-23T23:56:00Z"/>
          <w:noProof/>
        </w:rPr>
        <w:pPrChange w:id="84" w:author="ebru tuncay" w:date="2025-03-23T23:56:00Z">
          <w:pPr>
            <w:pStyle w:val="Kaynaka"/>
            <w:ind w:left="720" w:hanging="720"/>
          </w:pPr>
        </w:pPrChange>
      </w:pPr>
      <w:ins w:id="85" w:author="ebru tuncay" w:date="2025-03-23T23:56:00Z">
        <w:r>
          <w:rPr>
            <w:noProof/>
          </w:rPr>
          <w:t xml:space="preserve">Kim, S. O. (2020). CHARMM-GUI Free Energy Calculator for Absolute and Relative Ligand Solvation and Binding Free Energy Simulations . </w:t>
        </w:r>
        <w:r>
          <w:rPr>
            <w:i/>
            <w:iCs/>
            <w:noProof/>
          </w:rPr>
          <w:t>J Chem Theory Comput, 16(11)</w:t>
        </w:r>
        <w:r>
          <w:rPr>
            <w:noProof/>
          </w:rPr>
          <w:t>, 7207-7218.</w:t>
        </w:r>
      </w:ins>
    </w:p>
    <w:p w14:paraId="46BA7E48" w14:textId="77777777" w:rsidR="000247F3" w:rsidRDefault="000247F3" w:rsidP="000247F3">
      <w:pPr>
        <w:pStyle w:val="Kaynaka"/>
        <w:ind w:left="720" w:hanging="720"/>
        <w:rPr>
          <w:ins w:id="86" w:author="ebru tuncay" w:date="2025-03-23T23:56:00Z"/>
          <w:noProof/>
        </w:rPr>
        <w:pPrChange w:id="87" w:author="ebru tuncay" w:date="2025-03-23T23:56:00Z">
          <w:pPr>
            <w:pStyle w:val="Kaynaka"/>
            <w:ind w:left="720" w:hanging="720"/>
          </w:pPr>
        </w:pPrChange>
      </w:pPr>
      <w:ins w:id="88" w:author="ebru tuncay" w:date="2025-03-23T23:56:00Z">
        <w:r>
          <w:rPr>
            <w:noProof/>
          </w:rPr>
          <w:t xml:space="preserve">Lim, B. W. (2023). Somatic inactivation of breast cancer predisposition genes in tumors associated with pathogenic germline variants. </w:t>
        </w:r>
        <w:r>
          <w:rPr>
            <w:i/>
            <w:iCs/>
            <w:noProof/>
          </w:rPr>
          <w:t>JNCI: Journal of the National Cancer 115(2)</w:t>
        </w:r>
        <w:r>
          <w:rPr>
            <w:noProof/>
          </w:rPr>
          <w:t>, 181-189.</w:t>
        </w:r>
      </w:ins>
    </w:p>
    <w:p w14:paraId="7B8B607A" w14:textId="77777777" w:rsidR="000247F3" w:rsidRDefault="000247F3" w:rsidP="000247F3">
      <w:pPr>
        <w:pStyle w:val="Kaynaka"/>
        <w:ind w:left="720" w:hanging="720"/>
        <w:rPr>
          <w:ins w:id="89" w:author="ebru tuncay" w:date="2025-03-23T23:56:00Z"/>
          <w:noProof/>
        </w:rPr>
        <w:pPrChange w:id="90" w:author="ebru tuncay" w:date="2025-03-23T23:56:00Z">
          <w:pPr>
            <w:pStyle w:val="Kaynaka"/>
            <w:ind w:left="720" w:hanging="720"/>
          </w:pPr>
        </w:pPrChange>
      </w:pPr>
      <w:ins w:id="91" w:author="ebru tuncay" w:date="2025-03-23T23:56:00Z">
        <w:r>
          <w:rPr>
            <w:noProof/>
          </w:rPr>
          <w:t xml:space="preserve">Oliver, A. W. (2006). Trans-activation of the DNA-damage signalling protein kinase Chk2 by T-loop exchange. . </w:t>
        </w:r>
        <w:r>
          <w:rPr>
            <w:i/>
            <w:iCs/>
            <w:noProof/>
          </w:rPr>
          <w:t>The EMBO journal, 25(13)</w:t>
        </w:r>
        <w:r>
          <w:rPr>
            <w:noProof/>
          </w:rPr>
          <w:t>, 3179–3190 https://doi.org/10.1038/sj.emboj.7601209.</w:t>
        </w:r>
      </w:ins>
    </w:p>
    <w:p w14:paraId="2D011DBC" w14:textId="77777777" w:rsidR="000247F3" w:rsidRDefault="000247F3" w:rsidP="000247F3">
      <w:pPr>
        <w:pStyle w:val="Kaynaka"/>
        <w:ind w:left="720" w:hanging="720"/>
        <w:rPr>
          <w:ins w:id="92" w:author="ebru tuncay" w:date="2025-03-23T23:56:00Z"/>
          <w:noProof/>
        </w:rPr>
        <w:pPrChange w:id="93" w:author="ebru tuncay" w:date="2025-03-23T23:56:00Z">
          <w:pPr>
            <w:pStyle w:val="Kaynaka"/>
            <w:ind w:left="720" w:hanging="720"/>
          </w:pPr>
        </w:pPrChange>
      </w:pPr>
      <w:ins w:id="94" w:author="ebru tuncay" w:date="2025-03-23T23:56:00Z">
        <w:r>
          <w:rPr>
            <w:noProof/>
          </w:rPr>
          <w:t xml:space="preserve">Phillips JC, H. D.-S. (2020 ). Scalable molecular dynamics on CPU and GPU architectures with NAMD. </w:t>
        </w:r>
        <w:r>
          <w:rPr>
            <w:i/>
            <w:iCs/>
            <w:noProof/>
          </w:rPr>
          <w:t>The Journal of chemical physics</w:t>
        </w:r>
        <w:r>
          <w:rPr>
            <w:noProof/>
          </w:rPr>
          <w:t>, 153(4), 044130. https://doi.org/10.1063/5.0014475.</w:t>
        </w:r>
      </w:ins>
    </w:p>
    <w:p w14:paraId="1EDE810D" w14:textId="77777777" w:rsidR="000247F3" w:rsidRDefault="000247F3" w:rsidP="000247F3">
      <w:pPr>
        <w:pStyle w:val="Kaynaka"/>
        <w:ind w:left="720" w:hanging="720"/>
        <w:rPr>
          <w:ins w:id="95" w:author="ebru tuncay" w:date="2025-03-23T23:56:00Z"/>
          <w:noProof/>
        </w:rPr>
        <w:pPrChange w:id="96" w:author="ebru tuncay" w:date="2025-03-23T23:56:00Z">
          <w:pPr>
            <w:pStyle w:val="Kaynaka"/>
            <w:ind w:left="720" w:hanging="720"/>
          </w:pPr>
        </w:pPrChange>
      </w:pPr>
      <w:ins w:id="97" w:author="ebru tuncay" w:date="2025-03-23T23:56:00Z">
        <w:r>
          <w:rPr>
            <w:noProof/>
          </w:rPr>
          <w:t xml:space="preserve">Phillips, J. C. (2005). Scalable molecular dynamics with NAMD. </w:t>
        </w:r>
        <w:r>
          <w:rPr>
            <w:i/>
            <w:iCs/>
            <w:noProof/>
          </w:rPr>
          <w:t>J Comput Chem, 26(16)</w:t>
        </w:r>
        <w:r>
          <w:rPr>
            <w:noProof/>
          </w:rPr>
          <w:t>, 1781-1802.</w:t>
        </w:r>
      </w:ins>
    </w:p>
    <w:p w14:paraId="60A702E8" w14:textId="77777777" w:rsidR="000247F3" w:rsidRDefault="000247F3" w:rsidP="000247F3">
      <w:pPr>
        <w:pStyle w:val="Kaynaka"/>
        <w:ind w:left="720" w:hanging="720"/>
        <w:rPr>
          <w:ins w:id="98" w:author="ebru tuncay" w:date="2025-03-23T23:56:00Z"/>
          <w:noProof/>
        </w:rPr>
        <w:pPrChange w:id="99" w:author="ebru tuncay" w:date="2025-03-23T23:56:00Z">
          <w:pPr>
            <w:pStyle w:val="Kaynaka"/>
            <w:ind w:left="720" w:hanging="720"/>
          </w:pPr>
        </w:pPrChange>
      </w:pPr>
      <w:ins w:id="100" w:author="ebru tuncay" w:date="2025-03-23T23:56:00Z">
        <w:r>
          <w:rPr>
            <w:noProof/>
          </w:rPr>
          <w:t xml:space="preserve">Richards, S. A.-F. (2015). Standards and guidelines for the interpretation of sequence variants: a joint consensus recommendation of the American College of Medical Genetics and Genomics and the Association for Molecular Pathology. . </w:t>
        </w:r>
        <w:r>
          <w:rPr>
            <w:i/>
            <w:iCs/>
            <w:noProof/>
          </w:rPr>
          <w:t>Genetics in medicine : official journal of the American College of Medical Genetics 17(5)</w:t>
        </w:r>
        <w:r>
          <w:rPr>
            <w:noProof/>
          </w:rPr>
          <w:t>, 405–424. https://doi.org/10.1038/gim.2015.30.</w:t>
        </w:r>
      </w:ins>
    </w:p>
    <w:p w14:paraId="0227792B" w14:textId="77777777" w:rsidR="000247F3" w:rsidRDefault="000247F3" w:rsidP="000247F3">
      <w:pPr>
        <w:pStyle w:val="Kaynaka"/>
        <w:ind w:left="720" w:hanging="720"/>
        <w:rPr>
          <w:ins w:id="101" w:author="ebru tuncay" w:date="2025-03-23T23:56:00Z"/>
          <w:noProof/>
        </w:rPr>
        <w:pPrChange w:id="102" w:author="ebru tuncay" w:date="2025-03-23T23:56:00Z">
          <w:pPr>
            <w:pStyle w:val="Kaynaka"/>
            <w:ind w:left="720" w:hanging="720"/>
          </w:pPr>
        </w:pPrChange>
      </w:pPr>
      <w:ins w:id="103" w:author="ebru tuncay" w:date="2025-03-23T23:56:00Z">
        <w:r>
          <w:rPr>
            <w:noProof/>
          </w:rPr>
          <w:t xml:space="preserve">Taylor, S. S. (2011). Protein kinases: evolution of dynamic regulatory proteins. </w:t>
        </w:r>
        <w:r>
          <w:rPr>
            <w:i/>
            <w:iCs/>
            <w:noProof/>
          </w:rPr>
          <w:t>Trends in biochemical sciences 36</w:t>
        </w:r>
        <w:r>
          <w:rPr>
            <w:noProof/>
          </w:rPr>
          <w:t>, 65-77.</w:t>
        </w:r>
      </w:ins>
    </w:p>
    <w:p w14:paraId="3F6015E7" w14:textId="77777777" w:rsidR="000247F3" w:rsidRDefault="000247F3" w:rsidP="000247F3">
      <w:pPr>
        <w:pStyle w:val="Kaynaka"/>
        <w:ind w:left="720" w:hanging="720"/>
        <w:rPr>
          <w:ins w:id="104" w:author="ebru tuncay" w:date="2025-03-23T23:56:00Z"/>
          <w:noProof/>
        </w:rPr>
        <w:pPrChange w:id="105" w:author="ebru tuncay" w:date="2025-03-23T23:56:00Z">
          <w:pPr>
            <w:pStyle w:val="Kaynaka"/>
            <w:ind w:left="720" w:hanging="720"/>
          </w:pPr>
        </w:pPrChange>
      </w:pPr>
      <w:ins w:id="106" w:author="ebru tuncay" w:date="2025-03-23T23:56:00Z">
        <w:r>
          <w:rPr>
            <w:noProof/>
          </w:rPr>
          <w:t xml:space="preserve">Taylor, W. R. (2009). The checkpoint kinase Chk2 in cancer. . </w:t>
        </w:r>
        <w:r>
          <w:rPr>
            <w:i/>
            <w:iCs/>
            <w:noProof/>
          </w:rPr>
          <w:t>Cell Cycle, 8(5)</w:t>
        </w:r>
        <w:r>
          <w:rPr>
            <w:noProof/>
          </w:rPr>
          <w:t>, 680-686.</w:t>
        </w:r>
      </w:ins>
    </w:p>
    <w:p w14:paraId="643509FF" w14:textId="77777777" w:rsidR="000247F3" w:rsidRDefault="000247F3" w:rsidP="000247F3">
      <w:pPr>
        <w:pStyle w:val="Kaynaka"/>
        <w:ind w:left="720" w:hanging="720"/>
        <w:rPr>
          <w:ins w:id="107" w:author="ebru tuncay" w:date="2025-03-23T23:56:00Z"/>
          <w:noProof/>
        </w:rPr>
        <w:pPrChange w:id="108" w:author="ebru tuncay" w:date="2025-03-23T23:56:00Z">
          <w:pPr>
            <w:pStyle w:val="Kaynaka"/>
            <w:ind w:left="720" w:hanging="720"/>
          </w:pPr>
        </w:pPrChange>
      </w:pPr>
      <w:ins w:id="109" w:author="ebru tuncay" w:date="2025-03-23T23:56:00Z">
        <w:r>
          <w:rPr>
            <w:noProof/>
          </w:rPr>
          <w:lastRenderedPageBreak/>
          <w:t xml:space="preserve">Tibbetts, R. S. (2000). Functional interactions between the ATM protein and the CHK2 protein in the DNA damage response. . </w:t>
        </w:r>
        <w:r>
          <w:rPr>
            <w:i/>
            <w:iCs/>
            <w:noProof/>
          </w:rPr>
          <w:t>Nature, 404(6779)</w:t>
        </w:r>
        <w:r>
          <w:rPr>
            <w:noProof/>
          </w:rPr>
          <w:t>, 570-574.</w:t>
        </w:r>
      </w:ins>
    </w:p>
    <w:p w14:paraId="61CD6CA0" w14:textId="77777777" w:rsidR="000247F3" w:rsidRDefault="000247F3" w:rsidP="000247F3">
      <w:pPr>
        <w:pStyle w:val="Kaynaka"/>
        <w:ind w:left="720" w:hanging="720"/>
        <w:rPr>
          <w:ins w:id="110" w:author="ebru tuncay" w:date="2025-03-23T23:56:00Z"/>
          <w:noProof/>
        </w:rPr>
        <w:pPrChange w:id="111" w:author="ebru tuncay" w:date="2025-03-23T23:56:00Z">
          <w:pPr>
            <w:pStyle w:val="Kaynaka"/>
            <w:ind w:left="720" w:hanging="720"/>
          </w:pPr>
        </w:pPrChange>
      </w:pPr>
      <w:ins w:id="112" w:author="ebru tuncay" w:date="2025-03-23T23:56:00Z">
        <w:r>
          <w:rPr>
            <w:noProof/>
          </w:rPr>
          <w:t xml:space="preserve">Ung, P. M. (2018). Redefining the Protein Kinase Conformational Space with Machine Learning. . </w:t>
        </w:r>
        <w:r>
          <w:rPr>
            <w:i/>
            <w:iCs/>
            <w:noProof/>
          </w:rPr>
          <w:t>Cell Chem Biol 25</w:t>
        </w:r>
        <w:r>
          <w:rPr>
            <w:noProof/>
          </w:rPr>
          <w:t>, 916-924.e912.</w:t>
        </w:r>
      </w:ins>
    </w:p>
    <w:p w14:paraId="20CD3308" w14:textId="77777777" w:rsidR="000247F3" w:rsidRDefault="000247F3" w:rsidP="000247F3">
      <w:pPr>
        <w:pStyle w:val="Kaynaka"/>
        <w:ind w:left="720" w:hanging="720"/>
        <w:rPr>
          <w:ins w:id="113" w:author="ebru tuncay" w:date="2025-03-23T23:56:00Z"/>
          <w:noProof/>
        </w:rPr>
        <w:pPrChange w:id="114" w:author="ebru tuncay" w:date="2025-03-23T23:56:00Z">
          <w:pPr>
            <w:pStyle w:val="Kaynaka"/>
            <w:ind w:left="720" w:hanging="720"/>
          </w:pPr>
        </w:pPrChange>
      </w:pPr>
      <w:ins w:id="115" w:author="ebru tuncay" w:date="2025-03-23T23:56:00Z">
        <w:r>
          <w:rPr>
            <w:noProof/>
          </w:rPr>
          <w:t xml:space="preserve">White, J. A. (2022). Whole-exome sequencing of Nigerian prostate tumors from the prostate cancer transatlantic consortium (CaPTC) reveals DNA repair genes associated with african ancestry. </w:t>
        </w:r>
        <w:r>
          <w:rPr>
            <w:i/>
            <w:iCs/>
            <w:noProof/>
          </w:rPr>
          <w:t xml:space="preserve">Cancer research communications, 2(9) </w:t>
        </w:r>
        <w:r>
          <w:rPr>
            <w:noProof/>
          </w:rPr>
          <w:t>, 1005-1016.</w:t>
        </w:r>
      </w:ins>
    </w:p>
    <w:p w14:paraId="7B2B8BE0" w14:textId="77777777" w:rsidR="000247F3" w:rsidRDefault="000247F3" w:rsidP="000247F3">
      <w:pPr>
        <w:pStyle w:val="Kaynaka"/>
        <w:ind w:left="720" w:hanging="720"/>
        <w:rPr>
          <w:ins w:id="116" w:author="ebru tuncay" w:date="2025-03-23T23:56:00Z"/>
          <w:noProof/>
        </w:rPr>
        <w:pPrChange w:id="117" w:author="ebru tuncay" w:date="2025-03-23T23:56:00Z">
          <w:pPr>
            <w:pStyle w:val="Kaynaka"/>
            <w:ind w:left="720" w:hanging="720"/>
          </w:pPr>
        </w:pPrChange>
      </w:pPr>
      <w:ins w:id="118" w:author="ebru tuncay" w:date="2025-03-23T23:56:00Z">
        <w:r>
          <w:rPr>
            <w:noProof/>
          </w:rPr>
          <w:t xml:space="preserve">Zhou, B. B. (2000). The DNA damage response: putting checkpoints in perspective. </w:t>
        </w:r>
        <w:r>
          <w:rPr>
            <w:i/>
            <w:iCs/>
            <w:noProof/>
          </w:rPr>
          <w:t>Nature, 408(6811)</w:t>
        </w:r>
        <w:r>
          <w:rPr>
            <w:noProof/>
          </w:rPr>
          <w:t>, 433–439. .</w:t>
        </w:r>
      </w:ins>
    </w:p>
    <w:p w14:paraId="02DB8FC0" w14:textId="50A205A3" w:rsidR="00E8089D" w:rsidDel="000247F3" w:rsidRDefault="00E8089D" w:rsidP="000247F3">
      <w:pPr>
        <w:pStyle w:val="Kaynaka"/>
        <w:ind w:left="720" w:hanging="720"/>
        <w:rPr>
          <w:del w:id="119" w:author="ebru tuncay" w:date="2025-03-23T23:56:00Z"/>
          <w:noProof/>
          <w:szCs w:val="24"/>
        </w:rPr>
        <w:pPrChange w:id="120" w:author="ebru tuncay" w:date="2025-03-23T23:56:00Z">
          <w:pPr>
            <w:pStyle w:val="Kaynaka"/>
            <w:ind w:left="720" w:hanging="720"/>
          </w:pPr>
        </w:pPrChange>
      </w:pPr>
      <w:del w:id="121" w:author="ebru tuncay" w:date="2025-03-23T23:56:00Z">
        <w:r w:rsidDel="000247F3">
          <w:rPr>
            <w:noProof/>
          </w:rPr>
          <w:delText xml:space="preserve">Best, R. B. (2012). Optimization of the Additive CHARMM All-Atom Protein Force Field Targeting Improved Sampling of the Backbone ϕ, ψ and Side-Chain χ1 and χ2 Dihedral Angles. </w:delText>
        </w:r>
        <w:r w:rsidDel="000247F3">
          <w:rPr>
            <w:i/>
            <w:iCs/>
            <w:noProof/>
          </w:rPr>
          <w:delText>Journal of Chemical Theory and Computation, 8(9)</w:delText>
        </w:r>
        <w:r w:rsidDel="000247F3">
          <w:rPr>
            <w:noProof/>
          </w:rPr>
          <w:delText>, 3257-3273.</w:delText>
        </w:r>
      </w:del>
    </w:p>
    <w:p w14:paraId="3C266914" w14:textId="77777777" w:rsidR="00E8089D" w:rsidDel="000247F3" w:rsidRDefault="00E8089D" w:rsidP="000247F3">
      <w:pPr>
        <w:pStyle w:val="Kaynaka"/>
        <w:ind w:left="720" w:hanging="720"/>
        <w:rPr>
          <w:del w:id="122" w:author="ebru tuncay" w:date="2025-03-23T23:56:00Z"/>
          <w:noProof/>
        </w:rPr>
        <w:pPrChange w:id="123" w:author="ebru tuncay" w:date="2025-03-23T23:56:00Z">
          <w:pPr>
            <w:pStyle w:val="Kaynaka"/>
            <w:ind w:left="720" w:hanging="720"/>
          </w:pPr>
        </w:pPrChange>
      </w:pPr>
      <w:del w:id="124" w:author="ebru tuncay" w:date="2025-03-23T23:56:00Z">
        <w:r w:rsidDel="000247F3">
          <w:rPr>
            <w:noProof/>
          </w:rPr>
          <w:delText xml:space="preserve">Boonen, R. A.-J. (2022). Functional analysis identifies damaging CHEK2 missense variants associated with increased cancer risk. </w:delText>
        </w:r>
        <w:r w:rsidDel="000247F3">
          <w:rPr>
            <w:i/>
            <w:iCs/>
            <w:noProof/>
          </w:rPr>
          <w:delText>Cancer Research</w:delText>
        </w:r>
        <w:r w:rsidDel="000247F3">
          <w:rPr>
            <w:noProof/>
          </w:rPr>
          <w:delText>, 82(4), 615-631.</w:delText>
        </w:r>
      </w:del>
    </w:p>
    <w:p w14:paraId="289A042E" w14:textId="77777777" w:rsidR="00E8089D" w:rsidDel="000247F3" w:rsidRDefault="00E8089D" w:rsidP="000247F3">
      <w:pPr>
        <w:pStyle w:val="Kaynaka"/>
        <w:ind w:left="720" w:hanging="720"/>
        <w:rPr>
          <w:del w:id="125" w:author="ebru tuncay" w:date="2025-03-23T23:56:00Z"/>
          <w:noProof/>
        </w:rPr>
        <w:pPrChange w:id="126" w:author="ebru tuncay" w:date="2025-03-23T23:56:00Z">
          <w:pPr>
            <w:pStyle w:val="Kaynaka"/>
            <w:ind w:left="720" w:hanging="720"/>
          </w:pPr>
        </w:pPrChange>
      </w:pPr>
      <w:del w:id="127" w:author="ebru tuncay" w:date="2025-03-23T23:56:00Z">
        <w:r w:rsidDel="000247F3">
          <w:rPr>
            <w:noProof/>
          </w:rPr>
          <w:delText xml:space="preserve">Branco, P. R.-K. (2018). Uncovering association networks through an eQTL analysis involving human miRNAs and lincRNAs. . </w:delText>
        </w:r>
        <w:r w:rsidDel="000247F3">
          <w:rPr>
            <w:i/>
            <w:iCs/>
            <w:noProof/>
          </w:rPr>
          <w:delText>Scientific Reports, 8(1)</w:delText>
        </w:r>
        <w:r w:rsidDel="000247F3">
          <w:rPr>
            <w:noProof/>
          </w:rPr>
          <w:delText>, 15050.</w:delText>
        </w:r>
      </w:del>
    </w:p>
    <w:p w14:paraId="6C35F883" w14:textId="77777777" w:rsidR="00E8089D" w:rsidDel="000247F3" w:rsidRDefault="00E8089D" w:rsidP="000247F3">
      <w:pPr>
        <w:pStyle w:val="Kaynaka"/>
        <w:ind w:left="720" w:hanging="720"/>
        <w:rPr>
          <w:del w:id="128" w:author="ebru tuncay" w:date="2025-03-23T23:56:00Z"/>
          <w:noProof/>
        </w:rPr>
        <w:pPrChange w:id="129" w:author="ebru tuncay" w:date="2025-03-23T23:56:00Z">
          <w:pPr>
            <w:pStyle w:val="Kaynaka"/>
            <w:ind w:left="720" w:hanging="720"/>
          </w:pPr>
        </w:pPrChange>
      </w:pPr>
      <w:del w:id="130" w:author="ebru tuncay" w:date="2025-03-23T23:56:00Z">
        <w:r w:rsidDel="000247F3">
          <w:rPr>
            <w:noProof/>
          </w:rPr>
          <w:delText xml:space="preserve">Cai, Z. C. (2009). Structure and activation mechanism of the CHK2 DNA damage checkpoint kinase. </w:delText>
        </w:r>
        <w:r w:rsidDel="000247F3">
          <w:rPr>
            <w:i/>
            <w:iCs/>
            <w:noProof/>
          </w:rPr>
          <w:delText>Molecular cell, 35(6)</w:delText>
        </w:r>
        <w:r w:rsidDel="000247F3">
          <w:rPr>
            <w:noProof/>
          </w:rPr>
          <w:delText>, 818–829. https://doi.org/10.1016/j.molcel.2009.09.007.</w:delText>
        </w:r>
      </w:del>
    </w:p>
    <w:p w14:paraId="6D8BA6FC" w14:textId="77777777" w:rsidR="00E8089D" w:rsidDel="000247F3" w:rsidRDefault="00E8089D" w:rsidP="000247F3">
      <w:pPr>
        <w:pStyle w:val="Kaynaka"/>
        <w:ind w:left="720" w:hanging="720"/>
        <w:rPr>
          <w:del w:id="131" w:author="ebru tuncay" w:date="2025-03-23T23:56:00Z"/>
          <w:noProof/>
        </w:rPr>
        <w:pPrChange w:id="132" w:author="ebru tuncay" w:date="2025-03-23T23:56:00Z">
          <w:pPr>
            <w:pStyle w:val="Kaynaka"/>
            <w:ind w:left="720" w:hanging="720"/>
          </w:pPr>
        </w:pPrChange>
      </w:pPr>
      <w:del w:id="133" w:author="ebru tuncay" w:date="2025-03-23T23:56:00Z">
        <w:r w:rsidDel="000247F3">
          <w:rPr>
            <w:noProof/>
          </w:rPr>
          <w:delText xml:space="preserve">Humphrey W, D. A. (1996 ). VMD: visual molecular dynamics. </w:delText>
        </w:r>
        <w:r w:rsidDel="000247F3">
          <w:rPr>
            <w:i/>
            <w:iCs/>
            <w:noProof/>
          </w:rPr>
          <w:delText>J Mol Graph</w:delText>
        </w:r>
        <w:r w:rsidDel="000247F3">
          <w:rPr>
            <w:noProof/>
          </w:rPr>
          <w:delText>, 33-8, 27-8. doi: 10.1016/0263-7855(96)00018-5. PMID: 8744570.</w:delText>
        </w:r>
      </w:del>
    </w:p>
    <w:p w14:paraId="0D8FB18B" w14:textId="77777777" w:rsidR="00E8089D" w:rsidDel="000247F3" w:rsidRDefault="00E8089D" w:rsidP="000247F3">
      <w:pPr>
        <w:pStyle w:val="Kaynaka"/>
        <w:ind w:left="720" w:hanging="720"/>
        <w:rPr>
          <w:del w:id="134" w:author="ebru tuncay" w:date="2025-03-23T23:56:00Z"/>
          <w:noProof/>
        </w:rPr>
        <w:pPrChange w:id="135" w:author="ebru tuncay" w:date="2025-03-23T23:56:00Z">
          <w:pPr>
            <w:pStyle w:val="Kaynaka"/>
            <w:ind w:left="720" w:hanging="720"/>
          </w:pPr>
        </w:pPrChange>
      </w:pPr>
      <w:del w:id="136" w:author="ebru tuncay" w:date="2025-03-23T23:56:00Z">
        <w:r w:rsidDel="000247F3">
          <w:rPr>
            <w:noProof/>
          </w:rPr>
          <w:delText xml:space="preserve">Lim, B. W. (2023). Somatic inactivation of breast cancer predisposition genes in tumors associated with pathogenic germline variants. </w:delText>
        </w:r>
        <w:r w:rsidDel="000247F3">
          <w:rPr>
            <w:i/>
            <w:iCs/>
            <w:noProof/>
          </w:rPr>
          <w:delText>JNCI: Journal of the National Cancer 115(2)</w:delText>
        </w:r>
        <w:r w:rsidDel="000247F3">
          <w:rPr>
            <w:noProof/>
          </w:rPr>
          <w:delText>, 181-189.</w:delText>
        </w:r>
      </w:del>
    </w:p>
    <w:p w14:paraId="5C9AEAD9" w14:textId="77777777" w:rsidR="00E8089D" w:rsidDel="000247F3" w:rsidRDefault="00E8089D" w:rsidP="000247F3">
      <w:pPr>
        <w:pStyle w:val="Kaynaka"/>
        <w:ind w:left="720" w:hanging="720"/>
        <w:rPr>
          <w:del w:id="137" w:author="ebru tuncay" w:date="2025-03-23T23:56:00Z"/>
          <w:noProof/>
        </w:rPr>
        <w:pPrChange w:id="138" w:author="ebru tuncay" w:date="2025-03-23T23:56:00Z">
          <w:pPr>
            <w:pStyle w:val="Kaynaka"/>
            <w:ind w:left="720" w:hanging="720"/>
          </w:pPr>
        </w:pPrChange>
      </w:pPr>
      <w:del w:id="139" w:author="ebru tuncay" w:date="2025-03-23T23:56:00Z">
        <w:r w:rsidDel="000247F3">
          <w:rPr>
            <w:noProof/>
          </w:rPr>
          <w:delText xml:space="preserve">Oliver, A. W. (2006). Trans-activation of the DNA-damage signalling protein kinase Chk2 by T-loop exchange. . </w:delText>
        </w:r>
        <w:r w:rsidDel="000247F3">
          <w:rPr>
            <w:i/>
            <w:iCs/>
            <w:noProof/>
          </w:rPr>
          <w:delText>The EMBO journal, 25(13)</w:delText>
        </w:r>
        <w:r w:rsidDel="000247F3">
          <w:rPr>
            <w:noProof/>
          </w:rPr>
          <w:delText>, 3179–3190 https://doi.org/10.1038/sj.emboj.7601209.</w:delText>
        </w:r>
      </w:del>
    </w:p>
    <w:p w14:paraId="3E30805E" w14:textId="77777777" w:rsidR="00E8089D" w:rsidDel="000247F3" w:rsidRDefault="00E8089D" w:rsidP="000247F3">
      <w:pPr>
        <w:pStyle w:val="Kaynaka"/>
        <w:ind w:left="720" w:hanging="720"/>
        <w:rPr>
          <w:del w:id="140" w:author="ebru tuncay" w:date="2025-03-23T23:56:00Z"/>
          <w:noProof/>
        </w:rPr>
        <w:pPrChange w:id="141" w:author="ebru tuncay" w:date="2025-03-23T23:56:00Z">
          <w:pPr>
            <w:pStyle w:val="Kaynaka"/>
            <w:ind w:left="720" w:hanging="720"/>
          </w:pPr>
        </w:pPrChange>
      </w:pPr>
      <w:del w:id="142" w:author="ebru tuncay" w:date="2025-03-23T23:56:00Z">
        <w:r w:rsidDel="000247F3">
          <w:rPr>
            <w:noProof/>
          </w:rPr>
          <w:delText xml:space="preserve">Phillips JC, H. D.-S. (2020 ). Scalable molecular dynamics on CPU and GPU architectures with NAMD. </w:delText>
        </w:r>
        <w:r w:rsidDel="000247F3">
          <w:rPr>
            <w:i/>
            <w:iCs/>
            <w:noProof/>
          </w:rPr>
          <w:delText>The Journal of chemical physics</w:delText>
        </w:r>
        <w:r w:rsidDel="000247F3">
          <w:rPr>
            <w:noProof/>
          </w:rPr>
          <w:delText>, 153(4), 044130. https://doi.org/10.1063/5.0014475.</w:delText>
        </w:r>
      </w:del>
    </w:p>
    <w:p w14:paraId="65B96173" w14:textId="77777777" w:rsidR="00E8089D" w:rsidDel="000247F3" w:rsidRDefault="00E8089D" w:rsidP="000247F3">
      <w:pPr>
        <w:pStyle w:val="Kaynaka"/>
        <w:ind w:left="720" w:hanging="720"/>
        <w:rPr>
          <w:del w:id="143" w:author="ebru tuncay" w:date="2025-03-23T23:56:00Z"/>
          <w:noProof/>
        </w:rPr>
        <w:pPrChange w:id="144" w:author="ebru tuncay" w:date="2025-03-23T23:56:00Z">
          <w:pPr>
            <w:pStyle w:val="Kaynaka"/>
            <w:ind w:left="720" w:hanging="720"/>
          </w:pPr>
        </w:pPrChange>
      </w:pPr>
      <w:del w:id="145" w:author="ebru tuncay" w:date="2025-03-23T23:56:00Z">
        <w:r w:rsidDel="000247F3">
          <w:rPr>
            <w:noProof/>
          </w:rPr>
          <w:delText xml:space="preserve">Phillips, J. C. (2005). Scalable molecular dynamics with NAMD. </w:delText>
        </w:r>
        <w:r w:rsidDel="000247F3">
          <w:rPr>
            <w:i/>
            <w:iCs/>
            <w:noProof/>
          </w:rPr>
          <w:delText>J Comput Chem, 26(16)</w:delText>
        </w:r>
        <w:r w:rsidDel="000247F3">
          <w:rPr>
            <w:noProof/>
          </w:rPr>
          <w:delText>, 1781-1802.</w:delText>
        </w:r>
      </w:del>
    </w:p>
    <w:p w14:paraId="13DC67AD" w14:textId="77777777" w:rsidR="00E8089D" w:rsidDel="0031708F" w:rsidRDefault="00E8089D" w:rsidP="000247F3">
      <w:pPr>
        <w:pStyle w:val="Kaynaka"/>
        <w:ind w:left="720" w:hanging="720"/>
        <w:rPr>
          <w:del w:id="146" w:author="ebru tuncay" w:date="2025-03-23T23:38:00Z"/>
          <w:noProof/>
        </w:rPr>
        <w:pPrChange w:id="147" w:author="ebru tuncay" w:date="2025-03-23T23:56:00Z">
          <w:pPr>
            <w:pStyle w:val="Kaynaka"/>
            <w:ind w:left="720" w:hanging="720"/>
          </w:pPr>
        </w:pPrChange>
      </w:pPr>
      <w:del w:id="148" w:author="ebru tuncay" w:date="2025-03-23T23:56:00Z">
        <w:r w:rsidDel="000247F3">
          <w:rPr>
            <w:noProof/>
          </w:rPr>
          <w:delText xml:space="preserve">Richards, S. A.-F. (2015). Standards and guidelines for the interpretation of sequence variants: a joint consensus recommendation of the American College of Medical Genetics and Genomics and the Association for Molecular Pathology. . </w:delText>
        </w:r>
        <w:r w:rsidDel="000247F3">
          <w:rPr>
            <w:i/>
            <w:iCs/>
            <w:noProof/>
          </w:rPr>
          <w:delText>Genetics in medicine : official journal of the American College of Medical Genetics 17(5)</w:delText>
        </w:r>
        <w:r w:rsidDel="000247F3">
          <w:rPr>
            <w:noProof/>
          </w:rPr>
          <w:delText>, 405–424. https://doi.org/10.1038/gim.2015.30.</w:delText>
        </w:r>
      </w:del>
    </w:p>
    <w:p w14:paraId="5BFC4C34" w14:textId="718A25EC" w:rsidR="00E8089D" w:rsidDel="0031708F" w:rsidRDefault="00E8089D" w:rsidP="000247F3">
      <w:pPr>
        <w:pStyle w:val="Kaynaka"/>
        <w:rPr>
          <w:del w:id="149" w:author="ebru tuncay" w:date="2025-03-23T23:38:00Z"/>
          <w:noProof/>
        </w:rPr>
        <w:pPrChange w:id="150" w:author="ebru tuncay" w:date="2025-03-23T23:56:00Z">
          <w:pPr>
            <w:pStyle w:val="Kaynaka"/>
            <w:ind w:left="720" w:hanging="720"/>
          </w:pPr>
        </w:pPrChange>
      </w:pPr>
    </w:p>
    <w:p w14:paraId="35BDBA61" w14:textId="77777777" w:rsidR="00E8089D" w:rsidDel="000247F3" w:rsidRDefault="00E8089D" w:rsidP="000247F3">
      <w:pPr>
        <w:pStyle w:val="Kaynaka"/>
        <w:ind w:left="720" w:hanging="720"/>
        <w:rPr>
          <w:del w:id="151" w:author="ebru tuncay" w:date="2025-03-23T23:56:00Z"/>
          <w:noProof/>
        </w:rPr>
      </w:pPr>
      <w:del w:id="152" w:author="ebru tuncay" w:date="2025-03-23T23:56:00Z">
        <w:r w:rsidDel="000247F3">
          <w:rPr>
            <w:noProof/>
          </w:rPr>
          <w:delText xml:space="preserve">Ung, P. M. (2018). Redefining the Protein Kinase Conformational Space with Machine Learning. . </w:delText>
        </w:r>
        <w:r w:rsidDel="000247F3">
          <w:rPr>
            <w:i/>
            <w:iCs/>
            <w:noProof/>
          </w:rPr>
          <w:delText>Cell Chem Biol 25</w:delText>
        </w:r>
        <w:r w:rsidDel="000247F3">
          <w:rPr>
            <w:noProof/>
          </w:rPr>
          <w:delText>, 916-924.e912.</w:delText>
        </w:r>
      </w:del>
    </w:p>
    <w:p w14:paraId="4AA3E9FD" w14:textId="77777777" w:rsidR="00E8089D" w:rsidDel="000247F3" w:rsidRDefault="00E8089D" w:rsidP="000247F3">
      <w:pPr>
        <w:pStyle w:val="Kaynaka"/>
        <w:ind w:left="720" w:hanging="720"/>
        <w:rPr>
          <w:del w:id="153" w:author="ebru tuncay" w:date="2025-03-23T23:56:00Z"/>
          <w:noProof/>
        </w:rPr>
      </w:pPr>
      <w:del w:id="154" w:author="ebru tuncay" w:date="2025-03-23T23:56:00Z">
        <w:r w:rsidDel="000247F3">
          <w:rPr>
            <w:noProof/>
          </w:rPr>
          <w:delText xml:space="preserve">White, J. A. (2022). Whole-exome sequencing of Nigerian prostate tumors from the prostate cancer transatlantic consortium (CaPTC) reveals DNA repair genes associated with african ancestry. </w:delText>
        </w:r>
        <w:r w:rsidDel="000247F3">
          <w:rPr>
            <w:i/>
            <w:iCs/>
            <w:noProof/>
          </w:rPr>
          <w:delText xml:space="preserve">Cancer research communications, 2(9) </w:delText>
        </w:r>
        <w:r w:rsidDel="000247F3">
          <w:rPr>
            <w:noProof/>
          </w:rPr>
          <w:delText>, 1005-1016.</w:delText>
        </w:r>
      </w:del>
    </w:p>
    <w:p w14:paraId="0D546515" w14:textId="77777777" w:rsidR="00E8089D" w:rsidDel="000247F3" w:rsidRDefault="00E8089D" w:rsidP="000247F3">
      <w:pPr>
        <w:pStyle w:val="Kaynaka"/>
        <w:ind w:left="720" w:hanging="720"/>
        <w:rPr>
          <w:del w:id="155" w:author="ebru tuncay" w:date="2025-03-23T23:56:00Z"/>
          <w:noProof/>
        </w:rPr>
      </w:pPr>
      <w:del w:id="156" w:author="ebru tuncay" w:date="2025-03-23T23:56:00Z">
        <w:r w:rsidDel="000247F3">
          <w:rPr>
            <w:noProof/>
          </w:rPr>
          <w:lastRenderedPageBreak/>
          <w:delText xml:space="preserve">Zhou, B. B. (2000). The DNA damage response: putting checkpoints in perspective. </w:delText>
        </w:r>
        <w:r w:rsidDel="000247F3">
          <w:rPr>
            <w:i/>
            <w:iCs/>
            <w:noProof/>
          </w:rPr>
          <w:delText>Nature, 408(6811)</w:delText>
        </w:r>
        <w:r w:rsidDel="000247F3">
          <w:rPr>
            <w:noProof/>
          </w:rPr>
          <w:delText>, 433–439. .</w:delText>
        </w:r>
      </w:del>
    </w:p>
    <w:p w14:paraId="4CEB2128" w14:textId="3E0140EE" w:rsidR="00F872AE" w:rsidRPr="00C146D5" w:rsidRDefault="00F872AE" w:rsidP="000247F3">
      <w:pPr>
        <w:spacing w:line="259" w:lineRule="auto"/>
        <w:ind w:firstLine="0"/>
        <w:rPr>
          <w:sz w:val="20"/>
          <w:lang w:val="en-US"/>
        </w:rPr>
        <w:pPrChange w:id="157" w:author="ebru tuncay" w:date="2025-03-23T23:56:00Z">
          <w:pPr>
            <w:spacing w:line="259" w:lineRule="auto"/>
            <w:ind w:firstLine="0"/>
          </w:pPr>
        </w:pPrChange>
      </w:pPr>
      <w:r w:rsidRPr="008A7067">
        <w:rPr>
          <w:sz w:val="20"/>
          <w:lang w:val="en-US"/>
        </w:rPr>
        <w:fldChar w:fldCharType="end"/>
      </w:r>
    </w:p>
    <w:sectPr w:rsidR="00F872AE" w:rsidRPr="00C146D5">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AF128" w14:textId="77777777" w:rsidR="00704B7A" w:rsidRDefault="00704B7A" w:rsidP="00074E39">
      <w:pPr>
        <w:spacing w:before="0" w:after="0" w:line="240" w:lineRule="auto"/>
      </w:pPr>
      <w:r>
        <w:separator/>
      </w:r>
    </w:p>
  </w:endnote>
  <w:endnote w:type="continuationSeparator" w:id="0">
    <w:p w14:paraId="347902A9" w14:textId="77777777" w:rsidR="00704B7A" w:rsidRDefault="00704B7A" w:rsidP="00074E39">
      <w:pPr>
        <w:spacing w:before="0" w:after="0" w:line="240" w:lineRule="auto"/>
      </w:pPr>
      <w:r>
        <w:continuationSeparator/>
      </w:r>
    </w:p>
  </w:endnote>
  <w:endnote w:type="continuationNotice" w:id="1">
    <w:p w14:paraId="287B0D5A" w14:textId="77777777" w:rsidR="00704B7A" w:rsidRDefault="00704B7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A2"/>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A2"/>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46098" w14:textId="77777777" w:rsidR="00704B7A" w:rsidRDefault="00704B7A" w:rsidP="00074E39">
      <w:pPr>
        <w:spacing w:before="0" w:after="0" w:line="240" w:lineRule="auto"/>
      </w:pPr>
      <w:r>
        <w:separator/>
      </w:r>
    </w:p>
  </w:footnote>
  <w:footnote w:type="continuationSeparator" w:id="0">
    <w:p w14:paraId="213556CA" w14:textId="77777777" w:rsidR="00704B7A" w:rsidRDefault="00704B7A" w:rsidP="00074E39">
      <w:pPr>
        <w:spacing w:before="0" w:after="0" w:line="240" w:lineRule="auto"/>
      </w:pPr>
      <w:r>
        <w:continuationSeparator/>
      </w:r>
    </w:p>
  </w:footnote>
  <w:footnote w:type="continuationNotice" w:id="1">
    <w:p w14:paraId="79097B4E" w14:textId="77777777" w:rsidR="00704B7A" w:rsidRDefault="00704B7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E321D" w14:textId="2E4B6F3B" w:rsidR="00E4560A" w:rsidRPr="00E4560A" w:rsidRDefault="00E4560A" w:rsidP="00E4560A">
    <w:pPr>
      <w:jc w:val="right"/>
      <w:rPr>
        <w:b/>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722E80"/>
    <w:multiLevelType w:val="multilevel"/>
    <w:tmpl w:val="292E4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E93B54"/>
    <w:multiLevelType w:val="multilevel"/>
    <w:tmpl w:val="4C000F16"/>
    <w:lvl w:ilvl="0">
      <w:start w:val="1"/>
      <w:numFmt w:val="decimal"/>
      <w:pStyle w:val="BASLIK1"/>
      <w:suff w:val="space"/>
      <w:lvlText w:val="%1. "/>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BASLIK2"/>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nothing"/>
      <w:lvlText w:val="%1.%2.%3 "/>
      <w:lvlJc w:val="left"/>
      <w:pPr>
        <w:ind w:left="1701" w:hanging="1701"/>
      </w:pPr>
      <w:rPr>
        <w:rFonts w:hint="default"/>
        <w:color w:val="auto"/>
      </w:rPr>
    </w:lvl>
    <w:lvl w:ilvl="3">
      <w:start w:val="1"/>
      <w:numFmt w:val="decimal"/>
      <w:pStyle w:val="BASLIK4"/>
      <w:suff w:val="space"/>
      <w:lvlText w:val="%1.%2.%3.%4"/>
      <w:lvlJc w:val="left"/>
      <w:pPr>
        <w:ind w:left="0" w:firstLine="0"/>
      </w:pPr>
      <w:rPr>
        <w:rFonts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0" w:firstLine="0"/>
      </w:pPr>
      <w:rPr>
        <w:rFonts w:ascii="Times New Roman" w:hAnsi="Times New Roman" w:hint="default"/>
        <w:b/>
        <w:i w:val="0"/>
        <w:sz w:val="24"/>
      </w:rPr>
    </w:lvl>
    <w:lvl w:ilvl="5">
      <w:start w:val="1"/>
      <w:numFmt w:val="lowerLetter"/>
      <w:pStyle w:val="Balk6"/>
      <w:lvlText w:val="(%6)"/>
      <w:lvlJc w:val="left"/>
      <w:pPr>
        <w:tabs>
          <w:tab w:val="num" w:pos="3960"/>
        </w:tabs>
        <w:ind w:left="3600" w:firstLine="0"/>
      </w:pPr>
      <w:rPr>
        <w:rFonts w:hint="default"/>
      </w:rPr>
    </w:lvl>
    <w:lvl w:ilvl="6">
      <w:start w:val="1"/>
      <w:numFmt w:val="lowerRoman"/>
      <w:pStyle w:val="Balk7"/>
      <w:lvlText w:val="(%7)"/>
      <w:lvlJc w:val="left"/>
      <w:pPr>
        <w:tabs>
          <w:tab w:val="num" w:pos="4680"/>
        </w:tabs>
        <w:ind w:left="4320" w:firstLine="0"/>
      </w:pPr>
      <w:rPr>
        <w:rFonts w:hint="default"/>
      </w:rPr>
    </w:lvl>
    <w:lvl w:ilvl="7">
      <w:start w:val="1"/>
      <w:numFmt w:val="lowerLetter"/>
      <w:pStyle w:val="Balk8"/>
      <w:lvlText w:val="(%8)"/>
      <w:lvlJc w:val="left"/>
      <w:pPr>
        <w:tabs>
          <w:tab w:val="num" w:pos="5400"/>
        </w:tabs>
        <w:ind w:left="5040" w:firstLine="0"/>
      </w:pPr>
      <w:rPr>
        <w:rFonts w:hint="default"/>
      </w:rPr>
    </w:lvl>
    <w:lvl w:ilvl="8">
      <w:start w:val="1"/>
      <w:numFmt w:val="lowerRoman"/>
      <w:pStyle w:val="Balk9"/>
      <w:lvlText w:val="(%9)"/>
      <w:lvlJc w:val="left"/>
      <w:pPr>
        <w:tabs>
          <w:tab w:val="num" w:pos="6120"/>
        </w:tabs>
        <w:ind w:left="5760" w:firstLine="0"/>
      </w:pPr>
      <w:rPr>
        <w:rFont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bru tuncay">
    <w15:presenceInfo w15:providerId="Windows Live" w15:userId="0a9dc5b511218aff"/>
  </w15:person>
  <w15:person w15:author="Golcuk, Mert">
    <w15:presenceInfo w15:providerId="AD" w15:userId="S::GOLCUKM@pitt.edu::f9287552-f53d-43a6-a115-2aed314fed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754"/>
    <w:rsid w:val="00013BFA"/>
    <w:rsid w:val="00015B0A"/>
    <w:rsid w:val="00022536"/>
    <w:rsid w:val="000247F3"/>
    <w:rsid w:val="00043699"/>
    <w:rsid w:val="0005530C"/>
    <w:rsid w:val="00074E39"/>
    <w:rsid w:val="00080212"/>
    <w:rsid w:val="00080CA2"/>
    <w:rsid w:val="000A75AD"/>
    <w:rsid w:val="000B1403"/>
    <w:rsid w:val="000C410D"/>
    <w:rsid w:val="000C74A1"/>
    <w:rsid w:val="0010203A"/>
    <w:rsid w:val="00106E27"/>
    <w:rsid w:val="001113E7"/>
    <w:rsid w:val="00115266"/>
    <w:rsid w:val="00122DCD"/>
    <w:rsid w:val="001260A5"/>
    <w:rsid w:val="001313CC"/>
    <w:rsid w:val="00140825"/>
    <w:rsid w:val="0014342E"/>
    <w:rsid w:val="00144A18"/>
    <w:rsid w:val="00167F27"/>
    <w:rsid w:val="00171CAE"/>
    <w:rsid w:val="0017242A"/>
    <w:rsid w:val="00173682"/>
    <w:rsid w:val="00196987"/>
    <w:rsid w:val="001A5754"/>
    <w:rsid w:val="001C7F19"/>
    <w:rsid w:val="001D5D11"/>
    <w:rsid w:val="001E1EA2"/>
    <w:rsid w:val="00207C82"/>
    <w:rsid w:val="002138A2"/>
    <w:rsid w:val="00213C0F"/>
    <w:rsid w:val="002176D7"/>
    <w:rsid w:val="0022735B"/>
    <w:rsid w:val="002425A1"/>
    <w:rsid w:val="00246917"/>
    <w:rsid w:val="00257254"/>
    <w:rsid w:val="002606EE"/>
    <w:rsid w:val="002701D9"/>
    <w:rsid w:val="00270A58"/>
    <w:rsid w:val="002721ED"/>
    <w:rsid w:val="00274552"/>
    <w:rsid w:val="0027664D"/>
    <w:rsid w:val="002811BB"/>
    <w:rsid w:val="00281A52"/>
    <w:rsid w:val="00283266"/>
    <w:rsid w:val="00284960"/>
    <w:rsid w:val="002A3C27"/>
    <w:rsid w:val="002B6CCE"/>
    <w:rsid w:val="002B7704"/>
    <w:rsid w:val="002C64F3"/>
    <w:rsid w:val="002C726B"/>
    <w:rsid w:val="002C79B0"/>
    <w:rsid w:val="002D3E86"/>
    <w:rsid w:val="002E4EA5"/>
    <w:rsid w:val="002F7E96"/>
    <w:rsid w:val="0030711E"/>
    <w:rsid w:val="0031708F"/>
    <w:rsid w:val="00325832"/>
    <w:rsid w:val="00331611"/>
    <w:rsid w:val="00336385"/>
    <w:rsid w:val="003416D5"/>
    <w:rsid w:val="003519AA"/>
    <w:rsid w:val="003534C3"/>
    <w:rsid w:val="00354FF8"/>
    <w:rsid w:val="00360C64"/>
    <w:rsid w:val="0036363B"/>
    <w:rsid w:val="00370033"/>
    <w:rsid w:val="003706A3"/>
    <w:rsid w:val="00370FFD"/>
    <w:rsid w:val="003722E0"/>
    <w:rsid w:val="00375AA8"/>
    <w:rsid w:val="00376CE0"/>
    <w:rsid w:val="00380423"/>
    <w:rsid w:val="00380C35"/>
    <w:rsid w:val="00381B9E"/>
    <w:rsid w:val="003857CB"/>
    <w:rsid w:val="003B6365"/>
    <w:rsid w:val="003C43E8"/>
    <w:rsid w:val="003C55DA"/>
    <w:rsid w:val="003C5C00"/>
    <w:rsid w:val="003C6632"/>
    <w:rsid w:val="0040375C"/>
    <w:rsid w:val="00411C27"/>
    <w:rsid w:val="004154D2"/>
    <w:rsid w:val="00433FFB"/>
    <w:rsid w:val="00437849"/>
    <w:rsid w:val="00452691"/>
    <w:rsid w:val="00460BDC"/>
    <w:rsid w:val="0046529B"/>
    <w:rsid w:val="0048210F"/>
    <w:rsid w:val="004850CA"/>
    <w:rsid w:val="0049355B"/>
    <w:rsid w:val="004A2690"/>
    <w:rsid w:val="004A5D82"/>
    <w:rsid w:val="004B5C12"/>
    <w:rsid w:val="004E7506"/>
    <w:rsid w:val="004F0A91"/>
    <w:rsid w:val="004F0EFE"/>
    <w:rsid w:val="004F10F4"/>
    <w:rsid w:val="00502057"/>
    <w:rsid w:val="005123A6"/>
    <w:rsid w:val="00544EFF"/>
    <w:rsid w:val="00545D74"/>
    <w:rsid w:val="00546611"/>
    <w:rsid w:val="00551F11"/>
    <w:rsid w:val="00553F38"/>
    <w:rsid w:val="0057689E"/>
    <w:rsid w:val="00594E5D"/>
    <w:rsid w:val="005A0841"/>
    <w:rsid w:val="005A2A7D"/>
    <w:rsid w:val="005A3134"/>
    <w:rsid w:val="005D31A5"/>
    <w:rsid w:val="005D6C8E"/>
    <w:rsid w:val="005F6D86"/>
    <w:rsid w:val="006055AB"/>
    <w:rsid w:val="006136F0"/>
    <w:rsid w:val="00650D5D"/>
    <w:rsid w:val="006631BA"/>
    <w:rsid w:val="00673FCD"/>
    <w:rsid w:val="006762AE"/>
    <w:rsid w:val="00681EF0"/>
    <w:rsid w:val="00687C0F"/>
    <w:rsid w:val="0069432E"/>
    <w:rsid w:val="00695C79"/>
    <w:rsid w:val="00697029"/>
    <w:rsid w:val="006A4D97"/>
    <w:rsid w:val="006A62F4"/>
    <w:rsid w:val="006C051A"/>
    <w:rsid w:val="006D2783"/>
    <w:rsid w:val="006E6ECF"/>
    <w:rsid w:val="00704B7A"/>
    <w:rsid w:val="007054FA"/>
    <w:rsid w:val="00710C2E"/>
    <w:rsid w:val="00721B9D"/>
    <w:rsid w:val="007226BE"/>
    <w:rsid w:val="00737A51"/>
    <w:rsid w:val="00763EE5"/>
    <w:rsid w:val="00773F48"/>
    <w:rsid w:val="00785A43"/>
    <w:rsid w:val="00787001"/>
    <w:rsid w:val="007A1683"/>
    <w:rsid w:val="007B1DEC"/>
    <w:rsid w:val="007B2995"/>
    <w:rsid w:val="007B7525"/>
    <w:rsid w:val="007C54B1"/>
    <w:rsid w:val="007C55D7"/>
    <w:rsid w:val="007D3080"/>
    <w:rsid w:val="007D44AB"/>
    <w:rsid w:val="007F1937"/>
    <w:rsid w:val="007F2EE2"/>
    <w:rsid w:val="00812A04"/>
    <w:rsid w:val="00825F4C"/>
    <w:rsid w:val="008323CE"/>
    <w:rsid w:val="00860999"/>
    <w:rsid w:val="00870521"/>
    <w:rsid w:val="00881C5C"/>
    <w:rsid w:val="008856D7"/>
    <w:rsid w:val="008A7067"/>
    <w:rsid w:val="008B01DE"/>
    <w:rsid w:val="008B1050"/>
    <w:rsid w:val="008C6D34"/>
    <w:rsid w:val="008D3B13"/>
    <w:rsid w:val="008E1352"/>
    <w:rsid w:val="008E7155"/>
    <w:rsid w:val="00905215"/>
    <w:rsid w:val="00906410"/>
    <w:rsid w:val="00914368"/>
    <w:rsid w:val="009265B9"/>
    <w:rsid w:val="009354FF"/>
    <w:rsid w:val="009412CA"/>
    <w:rsid w:val="00954ABB"/>
    <w:rsid w:val="0097192E"/>
    <w:rsid w:val="00975EFF"/>
    <w:rsid w:val="0098304B"/>
    <w:rsid w:val="00983C0C"/>
    <w:rsid w:val="00983C7E"/>
    <w:rsid w:val="009A5E1A"/>
    <w:rsid w:val="009B0BC1"/>
    <w:rsid w:val="009C320C"/>
    <w:rsid w:val="009D55AF"/>
    <w:rsid w:val="009E5093"/>
    <w:rsid w:val="009F72AA"/>
    <w:rsid w:val="00A11B67"/>
    <w:rsid w:val="00A65F9B"/>
    <w:rsid w:val="00A67C55"/>
    <w:rsid w:val="00A719C4"/>
    <w:rsid w:val="00A76996"/>
    <w:rsid w:val="00AB08DE"/>
    <w:rsid w:val="00AB461A"/>
    <w:rsid w:val="00AB6DBB"/>
    <w:rsid w:val="00AC7712"/>
    <w:rsid w:val="00AD2A8F"/>
    <w:rsid w:val="00AD34FB"/>
    <w:rsid w:val="00AD39D8"/>
    <w:rsid w:val="00AE4894"/>
    <w:rsid w:val="00B02D26"/>
    <w:rsid w:val="00B11B9F"/>
    <w:rsid w:val="00B5664B"/>
    <w:rsid w:val="00B63A40"/>
    <w:rsid w:val="00B73A22"/>
    <w:rsid w:val="00B80672"/>
    <w:rsid w:val="00B925D3"/>
    <w:rsid w:val="00BA6612"/>
    <w:rsid w:val="00BD4D17"/>
    <w:rsid w:val="00BF3350"/>
    <w:rsid w:val="00BF72CE"/>
    <w:rsid w:val="00C146D5"/>
    <w:rsid w:val="00C166A7"/>
    <w:rsid w:val="00C728BB"/>
    <w:rsid w:val="00C9163F"/>
    <w:rsid w:val="00CA3487"/>
    <w:rsid w:val="00CA7EEE"/>
    <w:rsid w:val="00CC1D9B"/>
    <w:rsid w:val="00CE52C2"/>
    <w:rsid w:val="00CE6FC2"/>
    <w:rsid w:val="00D34018"/>
    <w:rsid w:val="00D360E2"/>
    <w:rsid w:val="00D421F0"/>
    <w:rsid w:val="00D513EC"/>
    <w:rsid w:val="00D56ADB"/>
    <w:rsid w:val="00D65EA2"/>
    <w:rsid w:val="00D67265"/>
    <w:rsid w:val="00D71F03"/>
    <w:rsid w:val="00D95513"/>
    <w:rsid w:val="00DA55C8"/>
    <w:rsid w:val="00DA5757"/>
    <w:rsid w:val="00DC2BDA"/>
    <w:rsid w:val="00DC61AF"/>
    <w:rsid w:val="00DE271D"/>
    <w:rsid w:val="00DE2FA5"/>
    <w:rsid w:val="00DE6324"/>
    <w:rsid w:val="00DF3C6E"/>
    <w:rsid w:val="00E01A17"/>
    <w:rsid w:val="00E048F0"/>
    <w:rsid w:val="00E13BEE"/>
    <w:rsid w:val="00E41BC2"/>
    <w:rsid w:val="00E44B35"/>
    <w:rsid w:val="00E4560A"/>
    <w:rsid w:val="00E671A5"/>
    <w:rsid w:val="00E8089D"/>
    <w:rsid w:val="00E83EB5"/>
    <w:rsid w:val="00E92A55"/>
    <w:rsid w:val="00EA2487"/>
    <w:rsid w:val="00EA689B"/>
    <w:rsid w:val="00EC4142"/>
    <w:rsid w:val="00ED6BC3"/>
    <w:rsid w:val="00EE5227"/>
    <w:rsid w:val="00EE5A46"/>
    <w:rsid w:val="00EE5ECD"/>
    <w:rsid w:val="00F079EF"/>
    <w:rsid w:val="00F1109C"/>
    <w:rsid w:val="00F14D31"/>
    <w:rsid w:val="00F16900"/>
    <w:rsid w:val="00F372E3"/>
    <w:rsid w:val="00F7703D"/>
    <w:rsid w:val="00F872AE"/>
    <w:rsid w:val="00F92EAE"/>
    <w:rsid w:val="00F96AE9"/>
    <w:rsid w:val="00FB66F5"/>
    <w:rsid w:val="00FC774A"/>
    <w:rsid w:val="00FD2279"/>
    <w:rsid w:val="00FD633E"/>
    <w:rsid w:val="00FE219E"/>
    <w:rsid w:val="00FF2B58"/>
    <w:rsid w:val="03E4B1CE"/>
    <w:rsid w:val="2061FAC3"/>
    <w:rsid w:val="2728DA66"/>
    <w:rsid w:val="3579C6BA"/>
    <w:rsid w:val="78E6E97E"/>
    <w:rsid w:val="79427819"/>
    <w:rsid w:val="7D90569A"/>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C16BE"/>
  <w15:chartTrackingRefBased/>
  <w15:docId w15:val="{B89774FB-E5BA-45D2-BE8E-BE81BABDB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754"/>
    <w:pPr>
      <w:suppressAutoHyphens/>
      <w:spacing w:before="120" w:after="120" w:line="260" w:lineRule="atLeast"/>
      <w:ind w:firstLine="567"/>
      <w:jc w:val="both"/>
    </w:pPr>
    <w:rPr>
      <w:rFonts w:ascii="Times New Roman" w:eastAsia="Times New Roman" w:hAnsi="Times New Roman" w:cs="Times New Roman"/>
      <w:sz w:val="24"/>
      <w:szCs w:val="20"/>
      <w:lang w:val="en-GB" w:eastAsia="zh-CN"/>
    </w:rPr>
  </w:style>
  <w:style w:type="paragraph" w:styleId="Balk1">
    <w:name w:val="heading 1"/>
    <w:next w:val="Normal"/>
    <w:link w:val="Balk1Char"/>
    <w:uiPriority w:val="9"/>
    <w:qFormat/>
    <w:rsid w:val="001A5754"/>
    <w:pPr>
      <w:keepNext/>
      <w:tabs>
        <w:tab w:val="left" w:pos="567"/>
        <w:tab w:val="num" w:pos="855"/>
      </w:tabs>
      <w:suppressAutoHyphens/>
      <w:spacing w:before="240" w:after="240" w:line="260" w:lineRule="atLeast"/>
      <w:ind w:left="510" w:hanging="510"/>
      <w:jc w:val="both"/>
      <w:outlineLvl w:val="0"/>
    </w:pPr>
    <w:rPr>
      <w:rFonts w:ascii="Times New Roman" w:eastAsia="Times New Roman" w:hAnsi="Times New Roman" w:cs="Times New Roman"/>
      <w:b/>
      <w:caps/>
      <w:szCs w:val="20"/>
      <w:lang w:val="en-US"/>
    </w:rPr>
  </w:style>
  <w:style w:type="paragraph" w:styleId="Balk2">
    <w:name w:val="heading 2"/>
    <w:basedOn w:val="Normal"/>
    <w:next w:val="Normal"/>
    <w:link w:val="Balk2Char"/>
    <w:uiPriority w:val="9"/>
    <w:semiHidden/>
    <w:unhideWhenUsed/>
    <w:qFormat/>
    <w:rsid w:val="001A57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6">
    <w:name w:val="heading 6"/>
    <w:basedOn w:val="Normal"/>
    <w:next w:val="Normal"/>
    <w:link w:val="Balk6Char"/>
    <w:qFormat/>
    <w:rsid w:val="004A5D82"/>
    <w:pPr>
      <w:numPr>
        <w:ilvl w:val="5"/>
        <w:numId w:val="2"/>
      </w:numPr>
      <w:suppressAutoHyphens w:val="0"/>
      <w:spacing w:before="240" w:after="60" w:line="240" w:lineRule="auto"/>
      <w:jc w:val="left"/>
      <w:outlineLvl w:val="5"/>
    </w:pPr>
    <w:rPr>
      <w:b/>
      <w:bCs/>
      <w:noProof/>
      <w:sz w:val="22"/>
      <w:szCs w:val="22"/>
      <w:lang w:val="en-US" w:eastAsia="tr-TR"/>
    </w:rPr>
  </w:style>
  <w:style w:type="paragraph" w:styleId="Balk7">
    <w:name w:val="heading 7"/>
    <w:basedOn w:val="Normal"/>
    <w:next w:val="Normal"/>
    <w:link w:val="Balk7Char"/>
    <w:qFormat/>
    <w:rsid w:val="004A5D82"/>
    <w:pPr>
      <w:numPr>
        <w:ilvl w:val="6"/>
        <w:numId w:val="2"/>
      </w:numPr>
      <w:suppressAutoHyphens w:val="0"/>
      <w:spacing w:before="240" w:after="60" w:line="240" w:lineRule="auto"/>
      <w:jc w:val="left"/>
      <w:outlineLvl w:val="6"/>
    </w:pPr>
    <w:rPr>
      <w:noProof/>
      <w:szCs w:val="24"/>
      <w:lang w:val="en-US" w:eastAsia="tr-TR"/>
    </w:rPr>
  </w:style>
  <w:style w:type="paragraph" w:styleId="Balk8">
    <w:name w:val="heading 8"/>
    <w:basedOn w:val="Normal"/>
    <w:next w:val="Normal"/>
    <w:link w:val="Balk8Char"/>
    <w:qFormat/>
    <w:rsid w:val="004A5D82"/>
    <w:pPr>
      <w:numPr>
        <w:ilvl w:val="7"/>
        <w:numId w:val="2"/>
      </w:numPr>
      <w:suppressAutoHyphens w:val="0"/>
      <w:spacing w:before="240" w:after="60" w:line="240" w:lineRule="auto"/>
      <w:jc w:val="left"/>
      <w:outlineLvl w:val="7"/>
    </w:pPr>
    <w:rPr>
      <w:i/>
      <w:iCs/>
      <w:noProof/>
      <w:szCs w:val="24"/>
      <w:lang w:val="en-US" w:eastAsia="tr-TR"/>
    </w:rPr>
  </w:style>
  <w:style w:type="paragraph" w:styleId="Balk9">
    <w:name w:val="heading 9"/>
    <w:basedOn w:val="Normal"/>
    <w:next w:val="Normal"/>
    <w:link w:val="Balk9Char"/>
    <w:qFormat/>
    <w:rsid w:val="004A5D82"/>
    <w:pPr>
      <w:numPr>
        <w:ilvl w:val="8"/>
        <w:numId w:val="2"/>
      </w:numPr>
      <w:suppressAutoHyphens w:val="0"/>
      <w:spacing w:before="240" w:after="60" w:line="240" w:lineRule="auto"/>
      <w:jc w:val="left"/>
      <w:outlineLvl w:val="8"/>
    </w:pPr>
    <w:rPr>
      <w:rFonts w:ascii="Arial" w:hAnsi="Arial" w:cs="Arial"/>
      <w:noProof/>
      <w:sz w:val="22"/>
      <w:szCs w:val="22"/>
      <w:lang w:val="en-US"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HafifVurgulama">
    <w:name w:val="Subtle Emphasis"/>
    <w:aliases w:val="style 2"/>
    <w:basedOn w:val="VarsaylanParagrafYazTipi"/>
    <w:uiPriority w:val="19"/>
    <w:qFormat/>
    <w:rsid w:val="00502057"/>
    <w:rPr>
      <w:rFonts w:ascii="Times New Roman" w:hAnsi="Times New Roman"/>
      <w:b/>
      <w:iCs/>
      <w:color w:val="404040" w:themeColor="text1" w:themeTint="BF"/>
      <w:sz w:val="24"/>
    </w:rPr>
  </w:style>
  <w:style w:type="character" w:customStyle="1" w:styleId="Balk1Char">
    <w:name w:val="Başlık 1 Char"/>
    <w:basedOn w:val="VarsaylanParagrafYazTipi"/>
    <w:link w:val="Balk1"/>
    <w:uiPriority w:val="9"/>
    <w:rsid w:val="001A5754"/>
    <w:rPr>
      <w:rFonts w:ascii="Times New Roman" w:eastAsia="Times New Roman" w:hAnsi="Times New Roman" w:cs="Times New Roman"/>
      <w:b/>
      <w:caps/>
      <w:szCs w:val="20"/>
      <w:lang w:val="en-US"/>
    </w:rPr>
  </w:style>
  <w:style w:type="paragraph" w:customStyle="1" w:styleId="Titleofthepaper">
    <w:name w:val="Title of the paper"/>
    <w:rsid w:val="001A5754"/>
    <w:pPr>
      <w:suppressAutoHyphens/>
      <w:spacing w:before="120" w:after="120" w:line="260" w:lineRule="atLeast"/>
      <w:ind w:firstLine="567"/>
      <w:jc w:val="center"/>
    </w:pPr>
    <w:rPr>
      <w:rFonts w:ascii="Arial" w:eastAsia="Times New Roman" w:hAnsi="Arial" w:cs="Arial"/>
      <w:b/>
      <w:sz w:val="28"/>
      <w:szCs w:val="20"/>
      <w:lang w:val="en-US"/>
    </w:rPr>
  </w:style>
  <w:style w:type="paragraph" w:customStyle="1" w:styleId="Authorname">
    <w:name w:val="Author name"/>
    <w:rsid w:val="001A5754"/>
    <w:pPr>
      <w:suppressAutoHyphens/>
      <w:spacing w:before="240" w:after="0" w:line="260" w:lineRule="atLeast"/>
      <w:ind w:firstLine="567"/>
      <w:jc w:val="center"/>
    </w:pPr>
    <w:rPr>
      <w:rFonts w:ascii="Times New Roman" w:eastAsia="Times New Roman" w:hAnsi="Times New Roman" w:cs="Times New Roman"/>
      <w:b/>
      <w:sz w:val="24"/>
      <w:szCs w:val="20"/>
      <w:lang w:val="en-US" w:eastAsia="zh-CN"/>
    </w:rPr>
  </w:style>
  <w:style w:type="paragraph" w:customStyle="1" w:styleId="HeaderAbs">
    <w:name w:val="Header (Abs."/>
    <w:basedOn w:val="Balk1"/>
    <w:rsid w:val="001A5754"/>
    <w:pPr>
      <w:tabs>
        <w:tab w:val="clear" w:pos="855"/>
      </w:tabs>
      <w:ind w:left="0" w:firstLine="0"/>
    </w:pPr>
  </w:style>
  <w:style w:type="character" w:customStyle="1" w:styleId="Balk2Char">
    <w:name w:val="Başlık 2 Char"/>
    <w:basedOn w:val="VarsaylanParagrafYazTipi"/>
    <w:link w:val="Balk2"/>
    <w:uiPriority w:val="9"/>
    <w:semiHidden/>
    <w:rsid w:val="001A5754"/>
    <w:rPr>
      <w:rFonts w:asciiTheme="majorHAnsi" w:eastAsiaTheme="majorEastAsia" w:hAnsiTheme="majorHAnsi" w:cstheme="majorBidi"/>
      <w:color w:val="2E74B5" w:themeColor="accent1" w:themeShade="BF"/>
      <w:sz w:val="26"/>
      <w:szCs w:val="26"/>
      <w:lang w:val="en-GB" w:eastAsia="zh-CN"/>
    </w:rPr>
  </w:style>
  <w:style w:type="paragraph" w:styleId="stBilgi">
    <w:name w:val="header"/>
    <w:basedOn w:val="Normal"/>
    <w:link w:val="stBilgiChar"/>
    <w:uiPriority w:val="99"/>
    <w:rsid w:val="001A5754"/>
    <w:pPr>
      <w:tabs>
        <w:tab w:val="center" w:pos="4153"/>
        <w:tab w:val="right" w:pos="9072"/>
      </w:tabs>
    </w:pPr>
    <w:rPr>
      <w:sz w:val="18"/>
      <w:lang w:val="en-US"/>
    </w:rPr>
  </w:style>
  <w:style w:type="character" w:customStyle="1" w:styleId="stBilgiChar">
    <w:name w:val="Üst Bilgi Char"/>
    <w:basedOn w:val="VarsaylanParagrafYazTipi"/>
    <w:link w:val="stBilgi"/>
    <w:uiPriority w:val="99"/>
    <w:rsid w:val="001A5754"/>
    <w:rPr>
      <w:rFonts w:ascii="Times New Roman" w:eastAsia="Times New Roman" w:hAnsi="Times New Roman" w:cs="Times New Roman"/>
      <w:sz w:val="18"/>
      <w:szCs w:val="20"/>
      <w:lang w:val="en-US" w:eastAsia="zh-CN"/>
    </w:rPr>
  </w:style>
  <w:style w:type="paragraph" w:customStyle="1" w:styleId="TableCaption">
    <w:name w:val="Table_Caption"/>
    <w:basedOn w:val="Normal"/>
    <w:rsid w:val="001A5754"/>
    <w:pPr>
      <w:keepNext/>
      <w:spacing w:before="240"/>
      <w:ind w:firstLine="0"/>
      <w:jc w:val="center"/>
    </w:pPr>
    <w:rPr>
      <w:sz w:val="20"/>
      <w:szCs w:val="24"/>
    </w:rPr>
  </w:style>
  <w:style w:type="character" w:customStyle="1" w:styleId="CharChar">
    <w:name w:val="Char Char"/>
    <w:rsid w:val="001A5754"/>
    <w:rPr>
      <w:sz w:val="24"/>
      <w:lang w:val="en-US" w:bidi="ar-SA"/>
    </w:rPr>
  </w:style>
  <w:style w:type="paragraph" w:customStyle="1" w:styleId="FigureCaption">
    <w:name w:val="Figure_Caption"/>
    <w:basedOn w:val="Normal"/>
    <w:rsid w:val="001A5754"/>
    <w:pPr>
      <w:ind w:firstLine="0"/>
      <w:jc w:val="center"/>
    </w:pPr>
    <w:rPr>
      <w:iCs/>
      <w:sz w:val="20"/>
      <w:szCs w:val="24"/>
    </w:rPr>
  </w:style>
  <w:style w:type="paragraph" w:customStyle="1" w:styleId="Equation">
    <w:name w:val="Equation"/>
    <w:basedOn w:val="Normal"/>
    <w:next w:val="Normal"/>
    <w:rsid w:val="001A5754"/>
    <w:pPr>
      <w:ind w:firstLine="0"/>
    </w:pPr>
    <w:rPr>
      <w:sz w:val="22"/>
    </w:rPr>
  </w:style>
  <w:style w:type="paragraph" w:customStyle="1" w:styleId="Reference">
    <w:name w:val="Reference"/>
    <w:basedOn w:val="Normal"/>
    <w:rsid w:val="001A5754"/>
    <w:pPr>
      <w:tabs>
        <w:tab w:val="num" w:pos="360"/>
      </w:tabs>
      <w:spacing w:before="0" w:after="240"/>
      <w:ind w:left="357" w:hanging="357"/>
      <w:jc w:val="left"/>
    </w:pPr>
  </w:style>
  <w:style w:type="character" w:styleId="Kpr">
    <w:name w:val="Hyperlink"/>
    <w:basedOn w:val="VarsaylanParagrafYazTipi"/>
    <w:uiPriority w:val="99"/>
    <w:unhideWhenUsed/>
    <w:rsid w:val="00A67C55"/>
    <w:rPr>
      <w:color w:val="0563C1" w:themeColor="hyperlink"/>
      <w:u w:val="single"/>
    </w:rPr>
  </w:style>
  <w:style w:type="character" w:styleId="zmlenmeyenBahsetme">
    <w:name w:val="Unresolved Mention"/>
    <w:basedOn w:val="VarsaylanParagrafYazTipi"/>
    <w:uiPriority w:val="99"/>
    <w:semiHidden/>
    <w:unhideWhenUsed/>
    <w:rsid w:val="009265B9"/>
    <w:rPr>
      <w:color w:val="605E5C"/>
      <w:shd w:val="clear" w:color="auto" w:fill="E1DFDD"/>
    </w:rPr>
  </w:style>
  <w:style w:type="character" w:styleId="AklamaBavurusu">
    <w:name w:val="annotation reference"/>
    <w:basedOn w:val="VarsaylanParagrafYazTipi"/>
    <w:uiPriority w:val="99"/>
    <w:semiHidden/>
    <w:unhideWhenUsed/>
    <w:rsid w:val="00074E39"/>
    <w:rPr>
      <w:sz w:val="16"/>
      <w:szCs w:val="16"/>
    </w:rPr>
  </w:style>
  <w:style w:type="paragraph" w:styleId="AklamaMetni">
    <w:name w:val="annotation text"/>
    <w:basedOn w:val="Normal"/>
    <w:link w:val="AklamaMetniChar"/>
    <w:uiPriority w:val="99"/>
    <w:unhideWhenUsed/>
    <w:rsid w:val="00074E39"/>
    <w:pPr>
      <w:spacing w:line="240" w:lineRule="auto"/>
    </w:pPr>
    <w:rPr>
      <w:sz w:val="20"/>
    </w:rPr>
  </w:style>
  <w:style w:type="character" w:customStyle="1" w:styleId="AklamaMetniChar">
    <w:name w:val="Açıklama Metni Char"/>
    <w:basedOn w:val="VarsaylanParagrafYazTipi"/>
    <w:link w:val="AklamaMetni"/>
    <w:uiPriority w:val="99"/>
    <w:rsid w:val="00074E39"/>
    <w:rPr>
      <w:rFonts w:ascii="Times New Roman" w:eastAsia="Times New Roman" w:hAnsi="Times New Roman" w:cs="Times New Roman"/>
      <w:sz w:val="20"/>
      <w:szCs w:val="20"/>
      <w:lang w:val="en-GB" w:eastAsia="zh-CN"/>
    </w:rPr>
  </w:style>
  <w:style w:type="paragraph" w:styleId="AklamaKonusu">
    <w:name w:val="annotation subject"/>
    <w:basedOn w:val="AklamaMetni"/>
    <w:next w:val="AklamaMetni"/>
    <w:link w:val="AklamaKonusuChar"/>
    <w:uiPriority w:val="99"/>
    <w:semiHidden/>
    <w:unhideWhenUsed/>
    <w:rsid w:val="00074E39"/>
    <w:rPr>
      <w:b/>
      <w:bCs/>
    </w:rPr>
  </w:style>
  <w:style w:type="character" w:customStyle="1" w:styleId="AklamaKonusuChar">
    <w:name w:val="Açıklama Konusu Char"/>
    <w:basedOn w:val="AklamaMetniChar"/>
    <w:link w:val="AklamaKonusu"/>
    <w:uiPriority w:val="99"/>
    <w:semiHidden/>
    <w:rsid w:val="00074E39"/>
    <w:rPr>
      <w:rFonts w:ascii="Times New Roman" w:eastAsia="Times New Roman" w:hAnsi="Times New Roman" w:cs="Times New Roman"/>
      <w:b/>
      <w:bCs/>
      <w:sz w:val="20"/>
      <w:szCs w:val="20"/>
      <w:lang w:val="en-GB" w:eastAsia="zh-CN"/>
    </w:rPr>
  </w:style>
  <w:style w:type="paragraph" w:styleId="AltBilgi">
    <w:name w:val="footer"/>
    <w:basedOn w:val="Normal"/>
    <w:link w:val="AltBilgiChar"/>
    <w:uiPriority w:val="99"/>
    <w:unhideWhenUsed/>
    <w:rsid w:val="00074E39"/>
    <w:pPr>
      <w:tabs>
        <w:tab w:val="center" w:pos="4703"/>
        <w:tab w:val="right" w:pos="9406"/>
      </w:tabs>
      <w:spacing w:before="0" w:after="0" w:line="240" w:lineRule="auto"/>
    </w:pPr>
  </w:style>
  <w:style w:type="character" w:customStyle="1" w:styleId="AltBilgiChar">
    <w:name w:val="Alt Bilgi Char"/>
    <w:basedOn w:val="VarsaylanParagrafYazTipi"/>
    <w:link w:val="AltBilgi"/>
    <w:uiPriority w:val="99"/>
    <w:rsid w:val="00074E39"/>
    <w:rPr>
      <w:rFonts w:ascii="Times New Roman" w:eastAsia="Times New Roman" w:hAnsi="Times New Roman" w:cs="Times New Roman"/>
      <w:sz w:val="24"/>
      <w:szCs w:val="20"/>
      <w:lang w:val="en-GB" w:eastAsia="zh-CN"/>
    </w:rPr>
  </w:style>
  <w:style w:type="paragraph" w:styleId="NormalWeb">
    <w:name w:val="Normal (Web)"/>
    <w:basedOn w:val="Normal"/>
    <w:uiPriority w:val="99"/>
    <w:unhideWhenUsed/>
    <w:rsid w:val="00043699"/>
    <w:pPr>
      <w:suppressAutoHyphens w:val="0"/>
      <w:spacing w:before="100" w:beforeAutospacing="1" w:after="100" w:afterAutospacing="1" w:line="240" w:lineRule="auto"/>
      <w:ind w:firstLine="0"/>
      <w:jc w:val="left"/>
    </w:pPr>
    <w:rPr>
      <w:szCs w:val="24"/>
      <w:lang w:val="en-US" w:eastAsia="en-US"/>
    </w:rPr>
  </w:style>
  <w:style w:type="paragraph" w:styleId="BalonMetni">
    <w:name w:val="Balloon Text"/>
    <w:basedOn w:val="Normal"/>
    <w:link w:val="BalonMetniChar"/>
    <w:uiPriority w:val="99"/>
    <w:semiHidden/>
    <w:unhideWhenUsed/>
    <w:rsid w:val="00CE6FC2"/>
    <w:pPr>
      <w:spacing w:before="0"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CE6FC2"/>
    <w:rPr>
      <w:rFonts w:ascii="Segoe UI" w:eastAsia="Times New Roman" w:hAnsi="Segoe UI" w:cs="Segoe UI"/>
      <w:sz w:val="18"/>
      <w:szCs w:val="18"/>
      <w:lang w:val="en-GB" w:eastAsia="zh-CN"/>
    </w:rPr>
  </w:style>
  <w:style w:type="paragraph" w:styleId="Kaynaka">
    <w:name w:val="Bibliography"/>
    <w:basedOn w:val="Normal"/>
    <w:next w:val="Normal"/>
    <w:uiPriority w:val="37"/>
    <w:unhideWhenUsed/>
    <w:rsid w:val="00F872AE"/>
  </w:style>
  <w:style w:type="paragraph" w:styleId="Dzeltme">
    <w:name w:val="Revision"/>
    <w:hidden/>
    <w:uiPriority w:val="99"/>
    <w:semiHidden/>
    <w:rsid w:val="009B0BC1"/>
    <w:pPr>
      <w:spacing w:after="0" w:line="240" w:lineRule="auto"/>
    </w:pPr>
    <w:rPr>
      <w:rFonts w:ascii="Times New Roman" w:eastAsia="Times New Roman" w:hAnsi="Times New Roman" w:cs="Times New Roman"/>
      <w:sz w:val="24"/>
      <w:szCs w:val="20"/>
      <w:lang w:val="en-GB" w:eastAsia="zh-CN"/>
    </w:rPr>
  </w:style>
  <w:style w:type="character" w:customStyle="1" w:styleId="Balk6Char">
    <w:name w:val="Başlık 6 Char"/>
    <w:basedOn w:val="VarsaylanParagrafYazTipi"/>
    <w:link w:val="Balk6"/>
    <w:rsid w:val="004A5D82"/>
    <w:rPr>
      <w:rFonts w:ascii="Times New Roman" w:eastAsia="Times New Roman" w:hAnsi="Times New Roman" w:cs="Times New Roman"/>
      <w:b/>
      <w:bCs/>
      <w:noProof/>
      <w:lang w:val="en-US" w:eastAsia="tr-TR"/>
    </w:rPr>
  </w:style>
  <w:style w:type="character" w:customStyle="1" w:styleId="Balk7Char">
    <w:name w:val="Başlık 7 Char"/>
    <w:basedOn w:val="VarsaylanParagrafYazTipi"/>
    <w:link w:val="Balk7"/>
    <w:rsid w:val="004A5D82"/>
    <w:rPr>
      <w:rFonts w:ascii="Times New Roman" w:eastAsia="Times New Roman" w:hAnsi="Times New Roman" w:cs="Times New Roman"/>
      <w:noProof/>
      <w:sz w:val="24"/>
      <w:szCs w:val="24"/>
      <w:lang w:val="en-US" w:eastAsia="tr-TR"/>
    </w:rPr>
  </w:style>
  <w:style w:type="character" w:customStyle="1" w:styleId="Balk8Char">
    <w:name w:val="Başlık 8 Char"/>
    <w:basedOn w:val="VarsaylanParagrafYazTipi"/>
    <w:link w:val="Balk8"/>
    <w:rsid w:val="004A5D82"/>
    <w:rPr>
      <w:rFonts w:ascii="Times New Roman" w:eastAsia="Times New Roman" w:hAnsi="Times New Roman" w:cs="Times New Roman"/>
      <w:i/>
      <w:iCs/>
      <w:noProof/>
      <w:sz w:val="24"/>
      <w:szCs w:val="24"/>
      <w:lang w:val="en-US" w:eastAsia="tr-TR"/>
    </w:rPr>
  </w:style>
  <w:style w:type="character" w:customStyle="1" w:styleId="Balk9Char">
    <w:name w:val="Başlık 9 Char"/>
    <w:basedOn w:val="VarsaylanParagrafYazTipi"/>
    <w:link w:val="Balk9"/>
    <w:rsid w:val="004A5D82"/>
    <w:rPr>
      <w:rFonts w:ascii="Arial" w:eastAsia="Times New Roman" w:hAnsi="Arial" w:cs="Arial"/>
      <w:noProof/>
      <w:lang w:val="en-US" w:eastAsia="tr-TR"/>
    </w:rPr>
  </w:style>
  <w:style w:type="paragraph" w:customStyle="1" w:styleId="BASLIK1">
    <w:name w:val="BASLIK1"/>
    <w:basedOn w:val="Normal"/>
    <w:rsid w:val="004A5D82"/>
    <w:pPr>
      <w:numPr>
        <w:numId w:val="2"/>
      </w:numPr>
      <w:tabs>
        <w:tab w:val="left" w:pos="-2835"/>
      </w:tabs>
      <w:suppressAutoHyphens w:val="0"/>
      <w:spacing w:before="1440" w:after="360" w:line="360" w:lineRule="auto"/>
      <w:jc w:val="left"/>
    </w:pPr>
    <w:rPr>
      <w:rFonts w:eastAsia="Batang"/>
      <w:b/>
      <w:noProof/>
      <w:szCs w:val="24"/>
      <w:lang w:val="en-US" w:eastAsia="tr-TR"/>
    </w:rPr>
  </w:style>
  <w:style w:type="paragraph" w:customStyle="1" w:styleId="BASLIK2">
    <w:name w:val="BASLIK2"/>
    <w:basedOn w:val="Normal"/>
    <w:rsid w:val="004A5D82"/>
    <w:pPr>
      <w:keepNext/>
      <w:numPr>
        <w:ilvl w:val="1"/>
        <w:numId w:val="2"/>
      </w:numPr>
      <w:suppressAutoHyphens w:val="0"/>
      <w:spacing w:before="360" w:after="240" w:line="360" w:lineRule="auto"/>
      <w:jc w:val="left"/>
    </w:pPr>
    <w:rPr>
      <w:rFonts w:eastAsia="Batang"/>
      <w:b/>
      <w:noProof/>
      <w:szCs w:val="24"/>
      <w:lang w:val="en-US" w:eastAsia="tr-TR"/>
    </w:rPr>
  </w:style>
  <w:style w:type="paragraph" w:customStyle="1" w:styleId="BASLIK4">
    <w:name w:val="BASLIK4"/>
    <w:basedOn w:val="Normal"/>
    <w:autoRedefine/>
    <w:rsid w:val="004A5D82"/>
    <w:pPr>
      <w:numPr>
        <w:ilvl w:val="3"/>
        <w:numId w:val="2"/>
      </w:numPr>
      <w:suppressAutoHyphens w:val="0"/>
      <w:spacing w:before="240" w:line="360" w:lineRule="auto"/>
      <w:jc w:val="left"/>
    </w:pPr>
    <w:rPr>
      <w:b/>
      <w:noProof/>
      <w:szCs w:val="24"/>
      <w:lang w:val="en-US"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12990">
      <w:bodyDiv w:val="1"/>
      <w:marLeft w:val="0"/>
      <w:marRight w:val="0"/>
      <w:marTop w:val="0"/>
      <w:marBottom w:val="0"/>
      <w:divBdr>
        <w:top w:val="none" w:sz="0" w:space="0" w:color="auto"/>
        <w:left w:val="none" w:sz="0" w:space="0" w:color="auto"/>
        <w:bottom w:val="none" w:sz="0" w:space="0" w:color="auto"/>
        <w:right w:val="none" w:sz="0" w:space="0" w:color="auto"/>
      </w:divBdr>
    </w:div>
    <w:div w:id="44187857">
      <w:bodyDiv w:val="1"/>
      <w:marLeft w:val="0"/>
      <w:marRight w:val="0"/>
      <w:marTop w:val="0"/>
      <w:marBottom w:val="0"/>
      <w:divBdr>
        <w:top w:val="none" w:sz="0" w:space="0" w:color="auto"/>
        <w:left w:val="none" w:sz="0" w:space="0" w:color="auto"/>
        <w:bottom w:val="none" w:sz="0" w:space="0" w:color="auto"/>
        <w:right w:val="none" w:sz="0" w:space="0" w:color="auto"/>
      </w:divBdr>
    </w:div>
    <w:div w:id="53899234">
      <w:bodyDiv w:val="1"/>
      <w:marLeft w:val="0"/>
      <w:marRight w:val="0"/>
      <w:marTop w:val="0"/>
      <w:marBottom w:val="0"/>
      <w:divBdr>
        <w:top w:val="none" w:sz="0" w:space="0" w:color="auto"/>
        <w:left w:val="none" w:sz="0" w:space="0" w:color="auto"/>
        <w:bottom w:val="none" w:sz="0" w:space="0" w:color="auto"/>
        <w:right w:val="none" w:sz="0" w:space="0" w:color="auto"/>
      </w:divBdr>
    </w:div>
    <w:div w:id="61026473">
      <w:bodyDiv w:val="1"/>
      <w:marLeft w:val="0"/>
      <w:marRight w:val="0"/>
      <w:marTop w:val="0"/>
      <w:marBottom w:val="0"/>
      <w:divBdr>
        <w:top w:val="none" w:sz="0" w:space="0" w:color="auto"/>
        <w:left w:val="none" w:sz="0" w:space="0" w:color="auto"/>
        <w:bottom w:val="none" w:sz="0" w:space="0" w:color="auto"/>
        <w:right w:val="none" w:sz="0" w:space="0" w:color="auto"/>
      </w:divBdr>
    </w:div>
    <w:div w:id="139277221">
      <w:bodyDiv w:val="1"/>
      <w:marLeft w:val="0"/>
      <w:marRight w:val="0"/>
      <w:marTop w:val="0"/>
      <w:marBottom w:val="0"/>
      <w:divBdr>
        <w:top w:val="none" w:sz="0" w:space="0" w:color="auto"/>
        <w:left w:val="none" w:sz="0" w:space="0" w:color="auto"/>
        <w:bottom w:val="none" w:sz="0" w:space="0" w:color="auto"/>
        <w:right w:val="none" w:sz="0" w:space="0" w:color="auto"/>
      </w:divBdr>
    </w:div>
    <w:div w:id="169103254">
      <w:bodyDiv w:val="1"/>
      <w:marLeft w:val="0"/>
      <w:marRight w:val="0"/>
      <w:marTop w:val="0"/>
      <w:marBottom w:val="0"/>
      <w:divBdr>
        <w:top w:val="none" w:sz="0" w:space="0" w:color="auto"/>
        <w:left w:val="none" w:sz="0" w:space="0" w:color="auto"/>
        <w:bottom w:val="none" w:sz="0" w:space="0" w:color="auto"/>
        <w:right w:val="none" w:sz="0" w:space="0" w:color="auto"/>
      </w:divBdr>
    </w:div>
    <w:div w:id="183136115">
      <w:bodyDiv w:val="1"/>
      <w:marLeft w:val="0"/>
      <w:marRight w:val="0"/>
      <w:marTop w:val="0"/>
      <w:marBottom w:val="0"/>
      <w:divBdr>
        <w:top w:val="none" w:sz="0" w:space="0" w:color="auto"/>
        <w:left w:val="none" w:sz="0" w:space="0" w:color="auto"/>
        <w:bottom w:val="none" w:sz="0" w:space="0" w:color="auto"/>
        <w:right w:val="none" w:sz="0" w:space="0" w:color="auto"/>
      </w:divBdr>
    </w:div>
    <w:div w:id="198010745">
      <w:bodyDiv w:val="1"/>
      <w:marLeft w:val="0"/>
      <w:marRight w:val="0"/>
      <w:marTop w:val="0"/>
      <w:marBottom w:val="0"/>
      <w:divBdr>
        <w:top w:val="none" w:sz="0" w:space="0" w:color="auto"/>
        <w:left w:val="none" w:sz="0" w:space="0" w:color="auto"/>
        <w:bottom w:val="none" w:sz="0" w:space="0" w:color="auto"/>
        <w:right w:val="none" w:sz="0" w:space="0" w:color="auto"/>
      </w:divBdr>
    </w:div>
    <w:div w:id="217674094">
      <w:bodyDiv w:val="1"/>
      <w:marLeft w:val="0"/>
      <w:marRight w:val="0"/>
      <w:marTop w:val="0"/>
      <w:marBottom w:val="0"/>
      <w:divBdr>
        <w:top w:val="none" w:sz="0" w:space="0" w:color="auto"/>
        <w:left w:val="none" w:sz="0" w:space="0" w:color="auto"/>
        <w:bottom w:val="none" w:sz="0" w:space="0" w:color="auto"/>
        <w:right w:val="none" w:sz="0" w:space="0" w:color="auto"/>
      </w:divBdr>
    </w:div>
    <w:div w:id="233785724">
      <w:bodyDiv w:val="1"/>
      <w:marLeft w:val="0"/>
      <w:marRight w:val="0"/>
      <w:marTop w:val="0"/>
      <w:marBottom w:val="0"/>
      <w:divBdr>
        <w:top w:val="none" w:sz="0" w:space="0" w:color="auto"/>
        <w:left w:val="none" w:sz="0" w:space="0" w:color="auto"/>
        <w:bottom w:val="none" w:sz="0" w:space="0" w:color="auto"/>
        <w:right w:val="none" w:sz="0" w:space="0" w:color="auto"/>
      </w:divBdr>
    </w:div>
    <w:div w:id="253436472">
      <w:bodyDiv w:val="1"/>
      <w:marLeft w:val="0"/>
      <w:marRight w:val="0"/>
      <w:marTop w:val="0"/>
      <w:marBottom w:val="0"/>
      <w:divBdr>
        <w:top w:val="none" w:sz="0" w:space="0" w:color="auto"/>
        <w:left w:val="none" w:sz="0" w:space="0" w:color="auto"/>
        <w:bottom w:val="none" w:sz="0" w:space="0" w:color="auto"/>
        <w:right w:val="none" w:sz="0" w:space="0" w:color="auto"/>
      </w:divBdr>
    </w:div>
    <w:div w:id="255066888">
      <w:bodyDiv w:val="1"/>
      <w:marLeft w:val="0"/>
      <w:marRight w:val="0"/>
      <w:marTop w:val="0"/>
      <w:marBottom w:val="0"/>
      <w:divBdr>
        <w:top w:val="none" w:sz="0" w:space="0" w:color="auto"/>
        <w:left w:val="none" w:sz="0" w:space="0" w:color="auto"/>
        <w:bottom w:val="none" w:sz="0" w:space="0" w:color="auto"/>
        <w:right w:val="none" w:sz="0" w:space="0" w:color="auto"/>
      </w:divBdr>
    </w:div>
    <w:div w:id="265889649">
      <w:bodyDiv w:val="1"/>
      <w:marLeft w:val="0"/>
      <w:marRight w:val="0"/>
      <w:marTop w:val="0"/>
      <w:marBottom w:val="0"/>
      <w:divBdr>
        <w:top w:val="none" w:sz="0" w:space="0" w:color="auto"/>
        <w:left w:val="none" w:sz="0" w:space="0" w:color="auto"/>
        <w:bottom w:val="none" w:sz="0" w:space="0" w:color="auto"/>
        <w:right w:val="none" w:sz="0" w:space="0" w:color="auto"/>
      </w:divBdr>
    </w:div>
    <w:div w:id="287250181">
      <w:bodyDiv w:val="1"/>
      <w:marLeft w:val="0"/>
      <w:marRight w:val="0"/>
      <w:marTop w:val="0"/>
      <w:marBottom w:val="0"/>
      <w:divBdr>
        <w:top w:val="none" w:sz="0" w:space="0" w:color="auto"/>
        <w:left w:val="none" w:sz="0" w:space="0" w:color="auto"/>
        <w:bottom w:val="none" w:sz="0" w:space="0" w:color="auto"/>
        <w:right w:val="none" w:sz="0" w:space="0" w:color="auto"/>
      </w:divBdr>
    </w:div>
    <w:div w:id="303900750">
      <w:bodyDiv w:val="1"/>
      <w:marLeft w:val="0"/>
      <w:marRight w:val="0"/>
      <w:marTop w:val="0"/>
      <w:marBottom w:val="0"/>
      <w:divBdr>
        <w:top w:val="none" w:sz="0" w:space="0" w:color="auto"/>
        <w:left w:val="none" w:sz="0" w:space="0" w:color="auto"/>
        <w:bottom w:val="none" w:sz="0" w:space="0" w:color="auto"/>
        <w:right w:val="none" w:sz="0" w:space="0" w:color="auto"/>
      </w:divBdr>
    </w:div>
    <w:div w:id="326981734">
      <w:bodyDiv w:val="1"/>
      <w:marLeft w:val="0"/>
      <w:marRight w:val="0"/>
      <w:marTop w:val="0"/>
      <w:marBottom w:val="0"/>
      <w:divBdr>
        <w:top w:val="none" w:sz="0" w:space="0" w:color="auto"/>
        <w:left w:val="none" w:sz="0" w:space="0" w:color="auto"/>
        <w:bottom w:val="none" w:sz="0" w:space="0" w:color="auto"/>
        <w:right w:val="none" w:sz="0" w:space="0" w:color="auto"/>
      </w:divBdr>
    </w:div>
    <w:div w:id="331446542">
      <w:bodyDiv w:val="1"/>
      <w:marLeft w:val="0"/>
      <w:marRight w:val="0"/>
      <w:marTop w:val="0"/>
      <w:marBottom w:val="0"/>
      <w:divBdr>
        <w:top w:val="none" w:sz="0" w:space="0" w:color="auto"/>
        <w:left w:val="none" w:sz="0" w:space="0" w:color="auto"/>
        <w:bottom w:val="none" w:sz="0" w:space="0" w:color="auto"/>
        <w:right w:val="none" w:sz="0" w:space="0" w:color="auto"/>
      </w:divBdr>
    </w:div>
    <w:div w:id="393819109">
      <w:bodyDiv w:val="1"/>
      <w:marLeft w:val="0"/>
      <w:marRight w:val="0"/>
      <w:marTop w:val="0"/>
      <w:marBottom w:val="0"/>
      <w:divBdr>
        <w:top w:val="none" w:sz="0" w:space="0" w:color="auto"/>
        <w:left w:val="none" w:sz="0" w:space="0" w:color="auto"/>
        <w:bottom w:val="none" w:sz="0" w:space="0" w:color="auto"/>
        <w:right w:val="none" w:sz="0" w:space="0" w:color="auto"/>
      </w:divBdr>
    </w:div>
    <w:div w:id="409500761">
      <w:bodyDiv w:val="1"/>
      <w:marLeft w:val="0"/>
      <w:marRight w:val="0"/>
      <w:marTop w:val="0"/>
      <w:marBottom w:val="0"/>
      <w:divBdr>
        <w:top w:val="none" w:sz="0" w:space="0" w:color="auto"/>
        <w:left w:val="none" w:sz="0" w:space="0" w:color="auto"/>
        <w:bottom w:val="none" w:sz="0" w:space="0" w:color="auto"/>
        <w:right w:val="none" w:sz="0" w:space="0" w:color="auto"/>
      </w:divBdr>
    </w:div>
    <w:div w:id="411511453">
      <w:bodyDiv w:val="1"/>
      <w:marLeft w:val="0"/>
      <w:marRight w:val="0"/>
      <w:marTop w:val="0"/>
      <w:marBottom w:val="0"/>
      <w:divBdr>
        <w:top w:val="none" w:sz="0" w:space="0" w:color="auto"/>
        <w:left w:val="none" w:sz="0" w:space="0" w:color="auto"/>
        <w:bottom w:val="none" w:sz="0" w:space="0" w:color="auto"/>
        <w:right w:val="none" w:sz="0" w:space="0" w:color="auto"/>
      </w:divBdr>
    </w:div>
    <w:div w:id="438450012">
      <w:bodyDiv w:val="1"/>
      <w:marLeft w:val="0"/>
      <w:marRight w:val="0"/>
      <w:marTop w:val="0"/>
      <w:marBottom w:val="0"/>
      <w:divBdr>
        <w:top w:val="none" w:sz="0" w:space="0" w:color="auto"/>
        <w:left w:val="none" w:sz="0" w:space="0" w:color="auto"/>
        <w:bottom w:val="none" w:sz="0" w:space="0" w:color="auto"/>
        <w:right w:val="none" w:sz="0" w:space="0" w:color="auto"/>
      </w:divBdr>
    </w:div>
    <w:div w:id="498692314">
      <w:bodyDiv w:val="1"/>
      <w:marLeft w:val="0"/>
      <w:marRight w:val="0"/>
      <w:marTop w:val="0"/>
      <w:marBottom w:val="0"/>
      <w:divBdr>
        <w:top w:val="none" w:sz="0" w:space="0" w:color="auto"/>
        <w:left w:val="none" w:sz="0" w:space="0" w:color="auto"/>
        <w:bottom w:val="none" w:sz="0" w:space="0" w:color="auto"/>
        <w:right w:val="none" w:sz="0" w:space="0" w:color="auto"/>
      </w:divBdr>
    </w:div>
    <w:div w:id="509369656">
      <w:bodyDiv w:val="1"/>
      <w:marLeft w:val="0"/>
      <w:marRight w:val="0"/>
      <w:marTop w:val="0"/>
      <w:marBottom w:val="0"/>
      <w:divBdr>
        <w:top w:val="none" w:sz="0" w:space="0" w:color="auto"/>
        <w:left w:val="none" w:sz="0" w:space="0" w:color="auto"/>
        <w:bottom w:val="none" w:sz="0" w:space="0" w:color="auto"/>
        <w:right w:val="none" w:sz="0" w:space="0" w:color="auto"/>
      </w:divBdr>
    </w:div>
    <w:div w:id="553541643">
      <w:bodyDiv w:val="1"/>
      <w:marLeft w:val="0"/>
      <w:marRight w:val="0"/>
      <w:marTop w:val="0"/>
      <w:marBottom w:val="0"/>
      <w:divBdr>
        <w:top w:val="none" w:sz="0" w:space="0" w:color="auto"/>
        <w:left w:val="none" w:sz="0" w:space="0" w:color="auto"/>
        <w:bottom w:val="none" w:sz="0" w:space="0" w:color="auto"/>
        <w:right w:val="none" w:sz="0" w:space="0" w:color="auto"/>
      </w:divBdr>
    </w:div>
    <w:div w:id="609170525">
      <w:bodyDiv w:val="1"/>
      <w:marLeft w:val="0"/>
      <w:marRight w:val="0"/>
      <w:marTop w:val="0"/>
      <w:marBottom w:val="0"/>
      <w:divBdr>
        <w:top w:val="none" w:sz="0" w:space="0" w:color="auto"/>
        <w:left w:val="none" w:sz="0" w:space="0" w:color="auto"/>
        <w:bottom w:val="none" w:sz="0" w:space="0" w:color="auto"/>
        <w:right w:val="none" w:sz="0" w:space="0" w:color="auto"/>
      </w:divBdr>
    </w:div>
    <w:div w:id="634943089">
      <w:bodyDiv w:val="1"/>
      <w:marLeft w:val="0"/>
      <w:marRight w:val="0"/>
      <w:marTop w:val="0"/>
      <w:marBottom w:val="0"/>
      <w:divBdr>
        <w:top w:val="none" w:sz="0" w:space="0" w:color="auto"/>
        <w:left w:val="none" w:sz="0" w:space="0" w:color="auto"/>
        <w:bottom w:val="none" w:sz="0" w:space="0" w:color="auto"/>
        <w:right w:val="none" w:sz="0" w:space="0" w:color="auto"/>
      </w:divBdr>
    </w:div>
    <w:div w:id="635918229">
      <w:bodyDiv w:val="1"/>
      <w:marLeft w:val="0"/>
      <w:marRight w:val="0"/>
      <w:marTop w:val="0"/>
      <w:marBottom w:val="0"/>
      <w:divBdr>
        <w:top w:val="none" w:sz="0" w:space="0" w:color="auto"/>
        <w:left w:val="none" w:sz="0" w:space="0" w:color="auto"/>
        <w:bottom w:val="none" w:sz="0" w:space="0" w:color="auto"/>
        <w:right w:val="none" w:sz="0" w:space="0" w:color="auto"/>
      </w:divBdr>
    </w:div>
    <w:div w:id="652023028">
      <w:bodyDiv w:val="1"/>
      <w:marLeft w:val="0"/>
      <w:marRight w:val="0"/>
      <w:marTop w:val="0"/>
      <w:marBottom w:val="0"/>
      <w:divBdr>
        <w:top w:val="none" w:sz="0" w:space="0" w:color="auto"/>
        <w:left w:val="none" w:sz="0" w:space="0" w:color="auto"/>
        <w:bottom w:val="none" w:sz="0" w:space="0" w:color="auto"/>
        <w:right w:val="none" w:sz="0" w:space="0" w:color="auto"/>
      </w:divBdr>
    </w:div>
    <w:div w:id="673800854">
      <w:bodyDiv w:val="1"/>
      <w:marLeft w:val="0"/>
      <w:marRight w:val="0"/>
      <w:marTop w:val="0"/>
      <w:marBottom w:val="0"/>
      <w:divBdr>
        <w:top w:val="none" w:sz="0" w:space="0" w:color="auto"/>
        <w:left w:val="none" w:sz="0" w:space="0" w:color="auto"/>
        <w:bottom w:val="none" w:sz="0" w:space="0" w:color="auto"/>
        <w:right w:val="none" w:sz="0" w:space="0" w:color="auto"/>
      </w:divBdr>
    </w:div>
    <w:div w:id="682056751">
      <w:bodyDiv w:val="1"/>
      <w:marLeft w:val="0"/>
      <w:marRight w:val="0"/>
      <w:marTop w:val="0"/>
      <w:marBottom w:val="0"/>
      <w:divBdr>
        <w:top w:val="none" w:sz="0" w:space="0" w:color="auto"/>
        <w:left w:val="none" w:sz="0" w:space="0" w:color="auto"/>
        <w:bottom w:val="none" w:sz="0" w:space="0" w:color="auto"/>
        <w:right w:val="none" w:sz="0" w:space="0" w:color="auto"/>
      </w:divBdr>
    </w:div>
    <w:div w:id="700209542">
      <w:bodyDiv w:val="1"/>
      <w:marLeft w:val="0"/>
      <w:marRight w:val="0"/>
      <w:marTop w:val="0"/>
      <w:marBottom w:val="0"/>
      <w:divBdr>
        <w:top w:val="none" w:sz="0" w:space="0" w:color="auto"/>
        <w:left w:val="none" w:sz="0" w:space="0" w:color="auto"/>
        <w:bottom w:val="none" w:sz="0" w:space="0" w:color="auto"/>
        <w:right w:val="none" w:sz="0" w:space="0" w:color="auto"/>
      </w:divBdr>
    </w:div>
    <w:div w:id="704713690">
      <w:bodyDiv w:val="1"/>
      <w:marLeft w:val="0"/>
      <w:marRight w:val="0"/>
      <w:marTop w:val="0"/>
      <w:marBottom w:val="0"/>
      <w:divBdr>
        <w:top w:val="none" w:sz="0" w:space="0" w:color="auto"/>
        <w:left w:val="none" w:sz="0" w:space="0" w:color="auto"/>
        <w:bottom w:val="none" w:sz="0" w:space="0" w:color="auto"/>
        <w:right w:val="none" w:sz="0" w:space="0" w:color="auto"/>
      </w:divBdr>
    </w:div>
    <w:div w:id="711465494">
      <w:bodyDiv w:val="1"/>
      <w:marLeft w:val="0"/>
      <w:marRight w:val="0"/>
      <w:marTop w:val="0"/>
      <w:marBottom w:val="0"/>
      <w:divBdr>
        <w:top w:val="none" w:sz="0" w:space="0" w:color="auto"/>
        <w:left w:val="none" w:sz="0" w:space="0" w:color="auto"/>
        <w:bottom w:val="none" w:sz="0" w:space="0" w:color="auto"/>
        <w:right w:val="none" w:sz="0" w:space="0" w:color="auto"/>
      </w:divBdr>
    </w:div>
    <w:div w:id="725880714">
      <w:bodyDiv w:val="1"/>
      <w:marLeft w:val="0"/>
      <w:marRight w:val="0"/>
      <w:marTop w:val="0"/>
      <w:marBottom w:val="0"/>
      <w:divBdr>
        <w:top w:val="none" w:sz="0" w:space="0" w:color="auto"/>
        <w:left w:val="none" w:sz="0" w:space="0" w:color="auto"/>
        <w:bottom w:val="none" w:sz="0" w:space="0" w:color="auto"/>
        <w:right w:val="none" w:sz="0" w:space="0" w:color="auto"/>
      </w:divBdr>
    </w:div>
    <w:div w:id="739251309">
      <w:bodyDiv w:val="1"/>
      <w:marLeft w:val="0"/>
      <w:marRight w:val="0"/>
      <w:marTop w:val="0"/>
      <w:marBottom w:val="0"/>
      <w:divBdr>
        <w:top w:val="none" w:sz="0" w:space="0" w:color="auto"/>
        <w:left w:val="none" w:sz="0" w:space="0" w:color="auto"/>
        <w:bottom w:val="none" w:sz="0" w:space="0" w:color="auto"/>
        <w:right w:val="none" w:sz="0" w:space="0" w:color="auto"/>
      </w:divBdr>
    </w:div>
    <w:div w:id="803082865">
      <w:bodyDiv w:val="1"/>
      <w:marLeft w:val="0"/>
      <w:marRight w:val="0"/>
      <w:marTop w:val="0"/>
      <w:marBottom w:val="0"/>
      <w:divBdr>
        <w:top w:val="none" w:sz="0" w:space="0" w:color="auto"/>
        <w:left w:val="none" w:sz="0" w:space="0" w:color="auto"/>
        <w:bottom w:val="none" w:sz="0" w:space="0" w:color="auto"/>
        <w:right w:val="none" w:sz="0" w:space="0" w:color="auto"/>
      </w:divBdr>
    </w:div>
    <w:div w:id="812020304">
      <w:bodyDiv w:val="1"/>
      <w:marLeft w:val="0"/>
      <w:marRight w:val="0"/>
      <w:marTop w:val="0"/>
      <w:marBottom w:val="0"/>
      <w:divBdr>
        <w:top w:val="none" w:sz="0" w:space="0" w:color="auto"/>
        <w:left w:val="none" w:sz="0" w:space="0" w:color="auto"/>
        <w:bottom w:val="none" w:sz="0" w:space="0" w:color="auto"/>
        <w:right w:val="none" w:sz="0" w:space="0" w:color="auto"/>
      </w:divBdr>
    </w:div>
    <w:div w:id="817569944">
      <w:bodyDiv w:val="1"/>
      <w:marLeft w:val="0"/>
      <w:marRight w:val="0"/>
      <w:marTop w:val="0"/>
      <w:marBottom w:val="0"/>
      <w:divBdr>
        <w:top w:val="none" w:sz="0" w:space="0" w:color="auto"/>
        <w:left w:val="none" w:sz="0" w:space="0" w:color="auto"/>
        <w:bottom w:val="none" w:sz="0" w:space="0" w:color="auto"/>
        <w:right w:val="none" w:sz="0" w:space="0" w:color="auto"/>
      </w:divBdr>
    </w:div>
    <w:div w:id="856582890">
      <w:bodyDiv w:val="1"/>
      <w:marLeft w:val="0"/>
      <w:marRight w:val="0"/>
      <w:marTop w:val="0"/>
      <w:marBottom w:val="0"/>
      <w:divBdr>
        <w:top w:val="none" w:sz="0" w:space="0" w:color="auto"/>
        <w:left w:val="none" w:sz="0" w:space="0" w:color="auto"/>
        <w:bottom w:val="none" w:sz="0" w:space="0" w:color="auto"/>
        <w:right w:val="none" w:sz="0" w:space="0" w:color="auto"/>
      </w:divBdr>
    </w:div>
    <w:div w:id="914362497">
      <w:bodyDiv w:val="1"/>
      <w:marLeft w:val="0"/>
      <w:marRight w:val="0"/>
      <w:marTop w:val="0"/>
      <w:marBottom w:val="0"/>
      <w:divBdr>
        <w:top w:val="none" w:sz="0" w:space="0" w:color="auto"/>
        <w:left w:val="none" w:sz="0" w:space="0" w:color="auto"/>
        <w:bottom w:val="none" w:sz="0" w:space="0" w:color="auto"/>
        <w:right w:val="none" w:sz="0" w:space="0" w:color="auto"/>
      </w:divBdr>
    </w:div>
    <w:div w:id="944074533">
      <w:bodyDiv w:val="1"/>
      <w:marLeft w:val="0"/>
      <w:marRight w:val="0"/>
      <w:marTop w:val="0"/>
      <w:marBottom w:val="0"/>
      <w:divBdr>
        <w:top w:val="none" w:sz="0" w:space="0" w:color="auto"/>
        <w:left w:val="none" w:sz="0" w:space="0" w:color="auto"/>
        <w:bottom w:val="none" w:sz="0" w:space="0" w:color="auto"/>
        <w:right w:val="none" w:sz="0" w:space="0" w:color="auto"/>
      </w:divBdr>
    </w:div>
    <w:div w:id="965892958">
      <w:bodyDiv w:val="1"/>
      <w:marLeft w:val="0"/>
      <w:marRight w:val="0"/>
      <w:marTop w:val="0"/>
      <w:marBottom w:val="0"/>
      <w:divBdr>
        <w:top w:val="none" w:sz="0" w:space="0" w:color="auto"/>
        <w:left w:val="none" w:sz="0" w:space="0" w:color="auto"/>
        <w:bottom w:val="none" w:sz="0" w:space="0" w:color="auto"/>
        <w:right w:val="none" w:sz="0" w:space="0" w:color="auto"/>
      </w:divBdr>
    </w:div>
    <w:div w:id="973488539">
      <w:bodyDiv w:val="1"/>
      <w:marLeft w:val="0"/>
      <w:marRight w:val="0"/>
      <w:marTop w:val="0"/>
      <w:marBottom w:val="0"/>
      <w:divBdr>
        <w:top w:val="none" w:sz="0" w:space="0" w:color="auto"/>
        <w:left w:val="none" w:sz="0" w:space="0" w:color="auto"/>
        <w:bottom w:val="none" w:sz="0" w:space="0" w:color="auto"/>
        <w:right w:val="none" w:sz="0" w:space="0" w:color="auto"/>
      </w:divBdr>
    </w:div>
    <w:div w:id="977028356">
      <w:bodyDiv w:val="1"/>
      <w:marLeft w:val="0"/>
      <w:marRight w:val="0"/>
      <w:marTop w:val="0"/>
      <w:marBottom w:val="0"/>
      <w:divBdr>
        <w:top w:val="none" w:sz="0" w:space="0" w:color="auto"/>
        <w:left w:val="none" w:sz="0" w:space="0" w:color="auto"/>
        <w:bottom w:val="none" w:sz="0" w:space="0" w:color="auto"/>
        <w:right w:val="none" w:sz="0" w:space="0" w:color="auto"/>
      </w:divBdr>
    </w:div>
    <w:div w:id="979924286">
      <w:bodyDiv w:val="1"/>
      <w:marLeft w:val="0"/>
      <w:marRight w:val="0"/>
      <w:marTop w:val="0"/>
      <w:marBottom w:val="0"/>
      <w:divBdr>
        <w:top w:val="none" w:sz="0" w:space="0" w:color="auto"/>
        <w:left w:val="none" w:sz="0" w:space="0" w:color="auto"/>
        <w:bottom w:val="none" w:sz="0" w:space="0" w:color="auto"/>
        <w:right w:val="none" w:sz="0" w:space="0" w:color="auto"/>
      </w:divBdr>
    </w:div>
    <w:div w:id="1009522770">
      <w:bodyDiv w:val="1"/>
      <w:marLeft w:val="0"/>
      <w:marRight w:val="0"/>
      <w:marTop w:val="0"/>
      <w:marBottom w:val="0"/>
      <w:divBdr>
        <w:top w:val="none" w:sz="0" w:space="0" w:color="auto"/>
        <w:left w:val="none" w:sz="0" w:space="0" w:color="auto"/>
        <w:bottom w:val="none" w:sz="0" w:space="0" w:color="auto"/>
        <w:right w:val="none" w:sz="0" w:space="0" w:color="auto"/>
      </w:divBdr>
    </w:div>
    <w:div w:id="1017003812">
      <w:bodyDiv w:val="1"/>
      <w:marLeft w:val="0"/>
      <w:marRight w:val="0"/>
      <w:marTop w:val="0"/>
      <w:marBottom w:val="0"/>
      <w:divBdr>
        <w:top w:val="none" w:sz="0" w:space="0" w:color="auto"/>
        <w:left w:val="none" w:sz="0" w:space="0" w:color="auto"/>
        <w:bottom w:val="none" w:sz="0" w:space="0" w:color="auto"/>
        <w:right w:val="none" w:sz="0" w:space="0" w:color="auto"/>
      </w:divBdr>
    </w:div>
    <w:div w:id="1059936491">
      <w:bodyDiv w:val="1"/>
      <w:marLeft w:val="0"/>
      <w:marRight w:val="0"/>
      <w:marTop w:val="0"/>
      <w:marBottom w:val="0"/>
      <w:divBdr>
        <w:top w:val="none" w:sz="0" w:space="0" w:color="auto"/>
        <w:left w:val="none" w:sz="0" w:space="0" w:color="auto"/>
        <w:bottom w:val="none" w:sz="0" w:space="0" w:color="auto"/>
        <w:right w:val="none" w:sz="0" w:space="0" w:color="auto"/>
      </w:divBdr>
    </w:div>
    <w:div w:id="1063529219">
      <w:bodyDiv w:val="1"/>
      <w:marLeft w:val="0"/>
      <w:marRight w:val="0"/>
      <w:marTop w:val="0"/>
      <w:marBottom w:val="0"/>
      <w:divBdr>
        <w:top w:val="none" w:sz="0" w:space="0" w:color="auto"/>
        <w:left w:val="none" w:sz="0" w:space="0" w:color="auto"/>
        <w:bottom w:val="none" w:sz="0" w:space="0" w:color="auto"/>
        <w:right w:val="none" w:sz="0" w:space="0" w:color="auto"/>
      </w:divBdr>
    </w:div>
    <w:div w:id="1075317911">
      <w:bodyDiv w:val="1"/>
      <w:marLeft w:val="0"/>
      <w:marRight w:val="0"/>
      <w:marTop w:val="0"/>
      <w:marBottom w:val="0"/>
      <w:divBdr>
        <w:top w:val="none" w:sz="0" w:space="0" w:color="auto"/>
        <w:left w:val="none" w:sz="0" w:space="0" w:color="auto"/>
        <w:bottom w:val="none" w:sz="0" w:space="0" w:color="auto"/>
        <w:right w:val="none" w:sz="0" w:space="0" w:color="auto"/>
      </w:divBdr>
    </w:div>
    <w:div w:id="1103111631">
      <w:bodyDiv w:val="1"/>
      <w:marLeft w:val="0"/>
      <w:marRight w:val="0"/>
      <w:marTop w:val="0"/>
      <w:marBottom w:val="0"/>
      <w:divBdr>
        <w:top w:val="none" w:sz="0" w:space="0" w:color="auto"/>
        <w:left w:val="none" w:sz="0" w:space="0" w:color="auto"/>
        <w:bottom w:val="none" w:sz="0" w:space="0" w:color="auto"/>
        <w:right w:val="none" w:sz="0" w:space="0" w:color="auto"/>
      </w:divBdr>
    </w:div>
    <w:div w:id="1118911156">
      <w:bodyDiv w:val="1"/>
      <w:marLeft w:val="0"/>
      <w:marRight w:val="0"/>
      <w:marTop w:val="0"/>
      <w:marBottom w:val="0"/>
      <w:divBdr>
        <w:top w:val="none" w:sz="0" w:space="0" w:color="auto"/>
        <w:left w:val="none" w:sz="0" w:space="0" w:color="auto"/>
        <w:bottom w:val="none" w:sz="0" w:space="0" w:color="auto"/>
        <w:right w:val="none" w:sz="0" w:space="0" w:color="auto"/>
      </w:divBdr>
    </w:div>
    <w:div w:id="1123766929">
      <w:bodyDiv w:val="1"/>
      <w:marLeft w:val="0"/>
      <w:marRight w:val="0"/>
      <w:marTop w:val="0"/>
      <w:marBottom w:val="0"/>
      <w:divBdr>
        <w:top w:val="none" w:sz="0" w:space="0" w:color="auto"/>
        <w:left w:val="none" w:sz="0" w:space="0" w:color="auto"/>
        <w:bottom w:val="none" w:sz="0" w:space="0" w:color="auto"/>
        <w:right w:val="none" w:sz="0" w:space="0" w:color="auto"/>
      </w:divBdr>
    </w:div>
    <w:div w:id="1130169684">
      <w:bodyDiv w:val="1"/>
      <w:marLeft w:val="0"/>
      <w:marRight w:val="0"/>
      <w:marTop w:val="0"/>
      <w:marBottom w:val="0"/>
      <w:divBdr>
        <w:top w:val="none" w:sz="0" w:space="0" w:color="auto"/>
        <w:left w:val="none" w:sz="0" w:space="0" w:color="auto"/>
        <w:bottom w:val="none" w:sz="0" w:space="0" w:color="auto"/>
        <w:right w:val="none" w:sz="0" w:space="0" w:color="auto"/>
      </w:divBdr>
    </w:div>
    <w:div w:id="1140801176">
      <w:bodyDiv w:val="1"/>
      <w:marLeft w:val="0"/>
      <w:marRight w:val="0"/>
      <w:marTop w:val="0"/>
      <w:marBottom w:val="0"/>
      <w:divBdr>
        <w:top w:val="none" w:sz="0" w:space="0" w:color="auto"/>
        <w:left w:val="none" w:sz="0" w:space="0" w:color="auto"/>
        <w:bottom w:val="none" w:sz="0" w:space="0" w:color="auto"/>
        <w:right w:val="none" w:sz="0" w:space="0" w:color="auto"/>
      </w:divBdr>
    </w:div>
    <w:div w:id="1208495418">
      <w:bodyDiv w:val="1"/>
      <w:marLeft w:val="0"/>
      <w:marRight w:val="0"/>
      <w:marTop w:val="0"/>
      <w:marBottom w:val="0"/>
      <w:divBdr>
        <w:top w:val="none" w:sz="0" w:space="0" w:color="auto"/>
        <w:left w:val="none" w:sz="0" w:space="0" w:color="auto"/>
        <w:bottom w:val="none" w:sz="0" w:space="0" w:color="auto"/>
        <w:right w:val="none" w:sz="0" w:space="0" w:color="auto"/>
      </w:divBdr>
    </w:div>
    <w:div w:id="1224558124">
      <w:bodyDiv w:val="1"/>
      <w:marLeft w:val="0"/>
      <w:marRight w:val="0"/>
      <w:marTop w:val="0"/>
      <w:marBottom w:val="0"/>
      <w:divBdr>
        <w:top w:val="none" w:sz="0" w:space="0" w:color="auto"/>
        <w:left w:val="none" w:sz="0" w:space="0" w:color="auto"/>
        <w:bottom w:val="none" w:sz="0" w:space="0" w:color="auto"/>
        <w:right w:val="none" w:sz="0" w:space="0" w:color="auto"/>
      </w:divBdr>
    </w:div>
    <w:div w:id="1289434664">
      <w:bodyDiv w:val="1"/>
      <w:marLeft w:val="0"/>
      <w:marRight w:val="0"/>
      <w:marTop w:val="0"/>
      <w:marBottom w:val="0"/>
      <w:divBdr>
        <w:top w:val="none" w:sz="0" w:space="0" w:color="auto"/>
        <w:left w:val="none" w:sz="0" w:space="0" w:color="auto"/>
        <w:bottom w:val="none" w:sz="0" w:space="0" w:color="auto"/>
        <w:right w:val="none" w:sz="0" w:space="0" w:color="auto"/>
      </w:divBdr>
    </w:div>
    <w:div w:id="1289967387">
      <w:bodyDiv w:val="1"/>
      <w:marLeft w:val="0"/>
      <w:marRight w:val="0"/>
      <w:marTop w:val="0"/>
      <w:marBottom w:val="0"/>
      <w:divBdr>
        <w:top w:val="none" w:sz="0" w:space="0" w:color="auto"/>
        <w:left w:val="none" w:sz="0" w:space="0" w:color="auto"/>
        <w:bottom w:val="none" w:sz="0" w:space="0" w:color="auto"/>
        <w:right w:val="none" w:sz="0" w:space="0" w:color="auto"/>
      </w:divBdr>
    </w:div>
    <w:div w:id="1371028256">
      <w:bodyDiv w:val="1"/>
      <w:marLeft w:val="0"/>
      <w:marRight w:val="0"/>
      <w:marTop w:val="0"/>
      <w:marBottom w:val="0"/>
      <w:divBdr>
        <w:top w:val="none" w:sz="0" w:space="0" w:color="auto"/>
        <w:left w:val="none" w:sz="0" w:space="0" w:color="auto"/>
        <w:bottom w:val="none" w:sz="0" w:space="0" w:color="auto"/>
        <w:right w:val="none" w:sz="0" w:space="0" w:color="auto"/>
      </w:divBdr>
    </w:div>
    <w:div w:id="1375428894">
      <w:bodyDiv w:val="1"/>
      <w:marLeft w:val="0"/>
      <w:marRight w:val="0"/>
      <w:marTop w:val="0"/>
      <w:marBottom w:val="0"/>
      <w:divBdr>
        <w:top w:val="none" w:sz="0" w:space="0" w:color="auto"/>
        <w:left w:val="none" w:sz="0" w:space="0" w:color="auto"/>
        <w:bottom w:val="none" w:sz="0" w:space="0" w:color="auto"/>
        <w:right w:val="none" w:sz="0" w:space="0" w:color="auto"/>
      </w:divBdr>
    </w:div>
    <w:div w:id="1382437827">
      <w:bodyDiv w:val="1"/>
      <w:marLeft w:val="0"/>
      <w:marRight w:val="0"/>
      <w:marTop w:val="0"/>
      <w:marBottom w:val="0"/>
      <w:divBdr>
        <w:top w:val="none" w:sz="0" w:space="0" w:color="auto"/>
        <w:left w:val="none" w:sz="0" w:space="0" w:color="auto"/>
        <w:bottom w:val="none" w:sz="0" w:space="0" w:color="auto"/>
        <w:right w:val="none" w:sz="0" w:space="0" w:color="auto"/>
      </w:divBdr>
    </w:div>
    <w:div w:id="1403521872">
      <w:bodyDiv w:val="1"/>
      <w:marLeft w:val="0"/>
      <w:marRight w:val="0"/>
      <w:marTop w:val="0"/>
      <w:marBottom w:val="0"/>
      <w:divBdr>
        <w:top w:val="none" w:sz="0" w:space="0" w:color="auto"/>
        <w:left w:val="none" w:sz="0" w:space="0" w:color="auto"/>
        <w:bottom w:val="none" w:sz="0" w:space="0" w:color="auto"/>
        <w:right w:val="none" w:sz="0" w:space="0" w:color="auto"/>
      </w:divBdr>
    </w:div>
    <w:div w:id="1409184204">
      <w:bodyDiv w:val="1"/>
      <w:marLeft w:val="0"/>
      <w:marRight w:val="0"/>
      <w:marTop w:val="0"/>
      <w:marBottom w:val="0"/>
      <w:divBdr>
        <w:top w:val="none" w:sz="0" w:space="0" w:color="auto"/>
        <w:left w:val="none" w:sz="0" w:space="0" w:color="auto"/>
        <w:bottom w:val="none" w:sz="0" w:space="0" w:color="auto"/>
        <w:right w:val="none" w:sz="0" w:space="0" w:color="auto"/>
      </w:divBdr>
    </w:div>
    <w:div w:id="1459107302">
      <w:bodyDiv w:val="1"/>
      <w:marLeft w:val="0"/>
      <w:marRight w:val="0"/>
      <w:marTop w:val="0"/>
      <w:marBottom w:val="0"/>
      <w:divBdr>
        <w:top w:val="none" w:sz="0" w:space="0" w:color="auto"/>
        <w:left w:val="none" w:sz="0" w:space="0" w:color="auto"/>
        <w:bottom w:val="none" w:sz="0" w:space="0" w:color="auto"/>
        <w:right w:val="none" w:sz="0" w:space="0" w:color="auto"/>
      </w:divBdr>
    </w:div>
    <w:div w:id="1479570215">
      <w:bodyDiv w:val="1"/>
      <w:marLeft w:val="0"/>
      <w:marRight w:val="0"/>
      <w:marTop w:val="0"/>
      <w:marBottom w:val="0"/>
      <w:divBdr>
        <w:top w:val="none" w:sz="0" w:space="0" w:color="auto"/>
        <w:left w:val="none" w:sz="0" w:space="0" w:color="auto"/>
        <w:bottom w:val="none" w:sz="0" w:space="0" w:color="auto"/>
        <w:right w:val="none" w:sz="0" w:space="0" w:color="auto"/>
      </w:divBdr>
    </w:div>
    <w:div w:id="1498494066">
      <w:bodyDiv w:val="1"/>
      <w:marLeft w:val="0"/>
      <w:marRight w:val="0"/>
      <w:marTop w:val="0"/>
      <w:marBottom w:val="0"/>
      <w:divBdr>
        <w:top w:val="none" w:sz="0" w:space="0" w:color="auto"/>
        <w:left w:val="none" w:sz="0" w:space="0" w:color="auto"/>
        <w:bottom w:val="none" w:sz="0" w:space="0" w:color="auto"/>
        <w:right w:val="none" w:sz="0" w:space="0" w:color="auto"/>
      </w:divBdr>
    </w:div>
    <w:div w:id="1514412675">
      <w:bodyDiv w:val="1"/>
      <w:marLeft w:val="0"/>
      <w:marRight w:val="0"/>
      <w:marTop w:val="0"/>
      <w:marBottom w:val="0"/>
      <w:divBdr>
        <w:top w:val="none" w:sz="0" w:space="0" w:color="auto"/>
        <w:left w:val="none" w:sz="0" w:space="0" w:color="auto"/>
        <w:bottom w:val="none" w:sz="0" w:space="0" w:color="auto"/>
        <w:right w:val="none" w:sz="0" w:space="0" w:color="auto"/>
      </w:divBdr>
    </w:div>
    <w:div w:id="1519271473">
      <w:bodyDiv w:val="1"/>
      <w:marLeft w:val="0"/>
      <w:marRight w:val="0"/>
      <w:marTop w:val="0"/>
      <w:marBottom w:val="0"/>
      <w:divBdr>
        <w:top w:val="none" w:sz="0" w:space="0" w:color="auto"/>
        <w:left w:val="none" w:sz="0" w:space="0" w:color="auto"/>
        <w:bottom w:val="none" w:sz="0" w:space="0" w:color="auto"/>
        <w:right w:val="none" w:sz="0" w:space="0" w:color="auto"/>
      </w:divBdr>
    </w:div>
    <w:div w:id="1525245401">
      <w:bodyDiv w:val="1"/>
      <w:marLeft w:val="0"/>
      <w:marRight w:val="0"/>
      <w:marTop w:val="0"/>
      <w:marBottom w:val="0"/>
      <w:divBdr>
        <w:top w:val="none" w:sz="0" w:space="0" w:color="auto"/>
        <w:left w:val="none" w:sz="0" w:space="0" w:color="auto"/>
        <w:bottom w:val="none" w:sz="0" w:space="0" w:color="auto"/>
        <w:right w:val="none" w:sz="0" w:space="0" w:color="auto"/>
      </w:divBdr>
    </w:div>
    <w:div w:id="1549224927">
      <w:bodyDiv w:val="1"/>
      <w:marLeft w:val="0"/>
      <w:marRight w:val="0"/>
      <w:marTop w:val="0"/>
      <w:marBottom w:val="0"/>
      <w:divBdr>
        <w:top w:val="none" w:sz="0" w:space="0" w:color="auto"/>
        <w:left w:val="none" w:sz="0" w:space="0" w:color="auto"/>
        <w:bottom w:val="none" w:sz="0" w:space="0" w:color="auto"/>
        <w:right w:val="none" w:sz="0" w:space="0" w:color="auto"/>
      </w:divBdr>
    </w:div>
    <w:div w:id="1569143750">
      <w:bodyDiv w:val="1"/>
      <w:marLeft w:val="0"/>
      <w:marRight w:val="0"/>
      <w:marTop w:val="0"/>
      <w:marBottom w:val="0"/>
      <w:divBdr>
        <w:top w:val="none" w:sz="0" w:space="0" w:color="auto"/>
        <w:left w:val="none" w:sz="0" w:space="0" w:color="auto"/>
        <w:bottom w:val="none" w:sz="0" w:space="0" w:color="auto"/>
        <w:right w:val="none" w:sz="0" w:space="0" w:color="auto"/>
      </w:divBdr>
    </w:div>
    <w:div w:id="1569220036">
      <w:bodyDiv w:val="1"/>
      <w:marLeft w:val="0"/>
      <w:marRight w:val="0"/>
      <w:marTop w:val="0"/>
      <w:marBottom w:val="0"/>
      <w:divBdr>
        <w:top w:val="none" w:sz="0" w:space="0" w:color="auto"/>
        <w:left w:val="none" w:sz="0" w:space="0" w:color="auto"/>
        <w:bottom w:val="none" w:sz="0" w:space="0" w:color="auto"/>
        <w:right w:val="none" w:sz="0" w:space="0" w:color="auto"/>
      </w:divBdr>
    </w:div>
    <w:div w:id="1572500811">
      <w:bodyDiv w:val="1"/>
      <w:marLeft w:val="0"/>
      <w:marRight w:val="0"/>
      <w:marTop w:val="0"/>
      <w:marBottom w:val="0"/>
      <w:divBdr>
        <w:top w:val="none" w:sz="0" w:space="0" w:color="auto"/>
        <w:left w:val="none" w:sz="0" w:space="0" w:color="auto"/>
        <w:bottom w:val="none" w:sz="0" w:space="0" w:color="auto"/>
        <w:right w:val="none" w:sz="0" w:space="0" w:color="auto"/>
      </w:divBdr>
    </w:div>
    <w:div w:id="1617560935">
      <w:bodyDiv w:val="1"/>
      <w:marLeft w:val="0"/>
      <w:marRight w:val="0"/>
      <w:marTop w:val="0"/>
      <w:marBottom w:val="0"/>
      <w:divBdr>
        <w:top w:val="none" w:sz="0" w:space="0" w:color="auto"/>
        <w:left w:val="none" w:sz="0" w:space="0" w:color="auto"/>
        <w:bottom w:val="none" w:sz="0" w:space="0" w:color="auto"/>
        <w:right w:val="none" w:sz="0" w:space="0" w:color="auto"/>
      </w:divBdr>
    </w:div>
    <w:div w:id="1640458243">
      <w:bodyDiv w:val="1"/>
      <w:marLeft w:val="0"/>
      <w:marRight w:val="0"/>
      <w:marTop w:val="0"/>
      <w:marBottom w:val="0"/>
      <w:divBdr>
        <w:top w:val="none" w:sz="0" w:space="0" w:color="auto"/>
        <w:left w:val="none" w:sz="0" w:space="0" w:color="auto"/>
        <w:bottom w:val="none" w:sz="0" w:space="0" w:color="auto"/>
        <w:right w:val="none" w:sz="0" w:space="0" w:color="auto"/>
      </w:divBdr>
    </w:div>
    <w:div w:id="1641034807">
      <w:bodyDiv w:val="1"/>
      <w:marLeft w:val="0"/>
      <w:marRight w:val="0"/>
      <w:marTop w:val="0"/>
      <w:marBottom w:val="0"/>
      <w:divBdr>
        <w:top w:val="none" w:sz="0" w:space="0" w:color="auto"/>
        <w:left w:val="none" w:sz="0" w:space="0" w:color="auto"/>
        <w:bottom w:val="none" w:sz="0" w:space="0" w:color="auto"/>
        <w:right w:val="none" w:sz="0" w:space="0" w:color="auto"/>
      </w:divBdr>
    </w:div>
    <w:div w:id="1667171626">
      <w:bodyDiv w:val="1"/>
      <w:marLeft w:val="0"/>
      <w:marRight w:val="0"/>
      <w:marTop w:val="0"/>
      <w:marBottom w:val="0"/>
      <w:divBdr>
        <w:top w:val="none" w:sz="0" w:space="0" w:color="auto"/>
        <w:left w:val="none" w:sz="0" w:space="0" w:color="auto"/>
        <w:bottom w:val="none" w:sz="0" w:space="0" w:color="auto"/>
        <w:right w:val="none" w:sz="0" w:space="0" w:color="auto"/>
      </w:divBdr>
    </w:div>
    <w:div w:id="1669283131">
      <w:bodyDiv w:val="1"/>
      <w:marLeft w:val="0"/>
      <w:marRight w:val="0"/>
      <w:marTop w:val="0"/>
      <w:marBottom w:val="0"/>
      <w:divBdr>
        <w:top w:val="none" w:sz="0" w:space="0" w:color="auto"/>
        <w:left w:val="none" w:sz="0" w:space="0" w:color="auto"/>
        <w:bottom w:val="none" w:sz="0" w:space="0" w:color="auto"/>
        <w:right w:val="none" w:sz="0" w:space="0" w:color="auto"/>
      </w:divBdr>
    </w:div>
    <w:div w:id="1671980299">
      <w:bodyDiv w:val="1"/>
      <w:marLeft w:val="0"/>
      <w:marRight w:val="0"/>
      <w:marTop w:val="0"/>
      <w:marBottom w:val="0"/>
      <w:divBdr>
        <w:top w:val="none" w:sz="0" w:space="0" w:color="auto"/>
        <w:left w:val="none" w:sz="0" w:space="0" w:color="auto"/>
        <w:bottom w:val="none" w:sz="0" w:space="0" w:color="auto"/>
        <w:right w:val="none" w:sz="0" w:space="0" w:color="auto"/>
      </w:divBdr>
    </w:div>
    <w:div w:id="1693412451">
      <w:bodyDiv w:val="1"/>
      <w:marLeft w:val="0"/>
      <w:marRight w:val="0"/>
      <w:marTop w:val="0"/>
      <w:marBottom w:val="0"/>
      <w:divBdr>
        <w:top w:val="none" w:sz="0" w:space="0" w:color="auto"/>
        <w:left w:val="none" w:sz="0" w:space="0" w:color="auto"/>
        <w:bottom w:val="none" w:sz="0" w:space="0" w:color="auto"/>
        <w:right w:val="none" w:sz="0" w:space="0" w:color="auto"/>
      </w:divBdr>
    </w:div>
    <w:div w:id="1709333965">
      <w:bodyDiv w:val="1"/>
      <w:marLeft w:val="0"/>
      <w:marRight w:val="0"/>
      <w:marTop w:val="0"/>
      <w:marBottom w:val="0"/>
      <w:divBdr>
        <w:top w:val="none" w:sz="0" w:space="0" w:color="auto"/>
        <w:left w:val="none" w:sz="0" w:space="0" w:color="auto"/>
        <w:bottom w:val="none" w:sz="0" w:space="0" w:color="auto"/>
        <w:right w:val="none" w:sz="0" w:space="0" w:color="auto"/>
      </w:divBdr>
    </w:div>
    <w:div w:id="1709916788">
      <w:bodyDiv w:val="1"/>
      <w:marLeft w:val="0"/>
      <w:marRight w:val="0"/>
      <w:marTop w:val="0"/>
      <w:marBottom w:val="0"/>
      <w:divBdr>
        <w:top w:val="none" w:sz="0" w:space="0" w:color="auto"/>
        <w:left w:val="none" w:sz="0" w:space="0" w:color="auto"/>
        <w:bottom w:val="none" w:sz="0" w:space="0" w:color="auto"/>
        <w:right w:val="none" w:sz="0" w:space="0" w:color="auto"/>
      </w:divBdr>
    </w:div>
    <w:div w:id="1763186183">
      <w:bodyDiv w:val="1"/>
      <w:marLeft w:val="0"/>
      <w:marRight w:val="0"/>
      <w:marTop w:val="0"/>
      <w:marBottom w:val="0"/>
      <w:divBdr>
        <w:top w:val="none" w:sz="0" w:space="0" w:color="auto"/>
        <w:left w:val="none" w:sz="0" w:space="0" w:color="auto"/>
        <w:bottom w:val="none" w:sz="0" w:space="0" w:color="auto"/>
        <w:right w:val="none" w:sz="0" w:space="0" w:color="auto"/>
      </w:divBdr>
    </w:div>
    <w:div w:id="1787574796">
      <w:bodyDiv w:val="1"/>
      <w:marLeft w:val="0"/>
      <w:marRight w:val="0"/>
      <w:marTop w:val="0"/>
      <w:marBottom w:val="0"/>
      <w:divBdr>
        <w:top w:val="none" w:sz="0" w:space="0" w:color="auto"/>
        <w:left w:val="none" w:sz="0" w:space="0" w:color="auto"/>
        <w:bottom w:val="none" w:sz="0" w:space="0" w:color="auto"/>
        <w:right w:val="none" w:sz="0" w:space="0" w:color="auto"/>
      </w:divBdr>
    </w:div>
    <w:div w:id="1795096917">
      <w:bodyDiv w:val="1"/>
      <w:marLeft w:val="0"/>
      <w:marRight w:val="0"/>
      <w:marTop w:val="0"/>
      <w:marBottom w:val="0"/>
      <w:divBdr>
        <w:top w:val="none" w:sz="0" w:space="0" w:color="auto"/>
        <w:left w:val="none" w:sz="0" w:space="0" w:color="auto"/>
        <w:bottom w:val="none" w:sz="0" w:space="0" w:color="auto"/>
        <w:right w:val="none" w:sz="0" w:space="0" w:color="auto"/>
      </w:divBdr>
    </w:div>
    <w:div w:id="1795126677">
      <w:bodyDiv w:val="1"/>
      <w:marLeft w:val="0"/>
      <w:marRight w:val="0"/>
      <w:marTop w:val="0"/>
      <w:marBottom w:val="0"/>
      <w:divBdr>
        <w:top w:val="none" w:sz="0" w:space="0" w:color="auto"/>
        <w:left w:val="none" w:sz="0" w:space="0" w:color="auto"/>
        <w:bottom w:val="none" w:sz="0" w:space="0" w:color="auto"/>
        <w:right w:val="none" w:sz="0" w:space="0" w:color="auto"/>
      </w:divBdr>
    </w:div>
    <w:div w:id="1820220167">
      <w:bodyDiv w:val="1"/>
      <w:marLeft w:val="0"/>
      <w:marRight w:val="0"/>
      <w:marTop w:val="0"/>
      <w:marBottom w:val="0"/>
      <w:divBdr>
        <w:top w:val="none" w:sz="0" w:space="0" w:color="auto"/>
        <w:left w:val="none" w:sz="0" w:space="0" w:color="auto"/>
        <w:bottom w:val="none" w:sz="0" w:space="0" w:color="auto"/>
        <w:right w:val="none" w:sz="0" w:space="0" w:color="auto"/>
      </w:divBdr>
    </w:div>
    <w:div w:id="1867014547">
      <w:bodyDiv w:val="1"/>
      <w:marLeft w:val="0"/>
      <w:marRight w:val="0"/>
      <w:marTop w:val="0"/>
      <w:marBottom w:val="0"/>
      <w:divBdr>
        <w:top w:val="none" w:sz="0" w:space="0" w:color="auto"/>
        <w:left w:val="none" w:sz="0" w:space="0" w:color="auto"/>
        <w:bottom w:val="none" w:sz="0" w:space="0" w:color="auto"/>
        <w:right w:val="none" w:sz="0" w:space="0" w:color="auto"/>
      </w:divBdr>
    </w:div>
    <w:div w:id="1938443396">
      <w:bodyDiv w:val="1"/>
      <w:marLeft w:val="0"/>
      <w:marRight w:val="0"/>
      <w:marTop w:val="0"/>
      <w:marBottom w:val="0"/>
      <w:divBdr>
        <w:top w:val="none" w:sz="0" w:space="0" w:color="auto"/>
        <w:left w:val="none" w:sz="0" w:space="0" w:color="auto"/>
        <w:bottom w:val="none" w:sz="0" w:space="0" w:color="auto"/>
        <w:right w:val="none" w:sz="0" w:space="0" w:color="auto"/>
      </w:divBdr>
    </w:div>
    <w:div w:id="1939603959">
      <w:bodyDiv w:val="1"/>
      <w:marLeft w:val="0"/>
      <w:marRight w:val="0"/>
      <w:marTop w:val="0"/>
      <w:marBottom w:val="0"/>
      <w:divBdr>
        <w:top w:val="none" w:sz="0" w:space="0" w:color="auto"/>
        <w:left w:val="none" w:sz="0" w:space="0" w:color="auto"/>
        <w:bottom w:val="none" w:sz="0" w:space="0" w:color="auto"/>
        <w:right w:val="none" w:sz="0" w:space="0" w:color="auto"/>
      </w:divBdr>
    </w:div>
    <w:div w:id="1978367704">
      <w:bodyDiv w:val="1"/>
      <w:marLeft w:val="0"/>
      <w:marRight w:val="0"/>
      <w:marTop w:val="0"/>
      <w:marBottom w:val="0"/>
      <w:divBdr>
        <w:top w:val="none" w:sz="0" w:space="0" w:color="auto"/>
        <w:left w:val="none" w:sz="0" w:space="0" w:color="auto"/>
        <w:bottom w:val="none" w:sz="0" w:space="0" w:color="auto"/>
        <w:right w:val="none" w:sz="0" w:space="0" w:color="auto"/>
      </w:divBdr>
    </w:div>
    <w:div w:id="2010056239">
      <w:bodyDiv w:val="1"/>
      <w:marLeft w:val="0"/>
      <w:marRight w:val="0"/>
      <w:marTop w:val="0"/>
      <w:marBottom w:val="0"/>
      <w:divBdr>
        <w:top w:val="none" w:sz="0" w:space="0" w:color="auto"/>
        <w:left w:val="none" w:sz="0" w:space="0" w:color="auto"/>
        <w:bottom w:val="none" w:sz="0" w:space="0" w:color="auto"/>
        <w:right w:val="none" w:sz="0" w:space="0" w:color="auto"/>
      </w:divBdr>
    </w:div>
    <w:div w:id="2026245416">
      <w:bodyDiv w:val="1"/>
      <w:marLeft w:val="0"/>
      <w:marRight w:val="0"/>
      <w:marTop w:val="0"/>
      <w:marBottom w:val="0"/>
      <w:divBdr>
        <w:top w:val="none" w:sz="0" w:space="0" w:color="auto"/>
        <w:left w:val="none" w:sz="0" w:space="0" w:color="auto"/>
        <w:bottom w:val="none" w:sz="0" w:space="0" w:color="auto"/>
        <w:right w:val="none" w:sz="0" w:space="0" w:color="auto"/>
      </w:divBdr>
    </w:div>
    <w:div w:id="2030252043">
      <w:bodyDiv w:val="1"/>
      <w:marLeft w:val="0"/>
      <w:marRight w:val="0"/>
      <w:marTop w:val="0"/>
      <w:marBottom w:val="0"/>
      <w:divBdr>
        <w:top w:val="none" w:sz="0" w:space="0" w:color="auto"/>
        <w:left w:val="none" w:sz="0" w:space="0" w:color="auto"/>
        <w:bottom w:val="none" w:sz="0" w:space="0" w:color="auto"/>
        <w:right w:val="none" w:sz="0" w:space="0" w:color="auto"/>
      </w:divBdr>
    </w:div>
    <w:div w:id="2030332255">
      <w:bodyDiv w:val="1"/>
      <w:marLeft w:val="0"/>
      <w:marRight w:val="0"/>
      <w:marTop w:val="0"/>
      <w:marBottom w:val="0"/>
      <w:divBdr>
        <w:top w:val="none" w:sz="0" w:space="0" w:color="auto"/>
        <w:left w:val="none" w:sz="0" w:space="0" w:color="auto"/>
        <w:bottom w:val="none" w:sz="0" w:space="0" w:color="auto"/>
        <w:right w:val="none" w:sz="0" w:space="0" w:color="auto"/>
      </w:divBdr>
    </w:div>
    <w:div w:id="2061056859">
      <w:bodyDiv w:val="1"/>
      <w:marLeft w:val="0"/>
      <w:marRight w:val="0"/>
      <w:marTop w:val="0"/>
      <w:marBottom w:val="0"/>
      <w:divBdr>
        <w:top w:val="none" w:sz="0" w:space="0" w:color="auto"/>
        <w:left w:val="none" w:sz="0" w:space="0" w:color="auto"/>
        <w:bottom w:val="none" w:sz="0" w:space="0" w:color="auto"/>
        <w:right w:val="none" w:sz="0" w:space="0" w:color="auto"/>
      </w:divBdr>
    </w:div>
    <w:div w:id="2067752309">
      <w:bodyDiv w:val="1"/>
      <w:marLeft w:val="0"/>
      <w:marRight w:val="0"/>
      <w:marTop w:val="0"/>
      <w:marBottom w:val="0"/>
      <w:divBdr>
        <w:top w:val="none" w:sz="0" w:space="0" w:color="auto"/>
        <w:left w:val="none" w:sz="0" w:space="0" w:color="auto"/>
        <w:bottom w:val="none" w:sz="0" w:space="0" w:color="auto"/>
        <w:right w:val="none" w:sz="0" w:space="0" w:color="auto"/>
      </w:divBdr>
    </w:div>
    <w:div w:id="2115053014">
      <w:bodyDiv w:val="1"/>
      <w:marLeft w:val="0"/>
      <w:marRight w:val="0"/>
      <w:marTop w:val="0"/>
      <w:marBottom w:val="0"/>
      <w:divBdr>
        <w:top w:val="none" w:sz="0" w:space="0" w:color="auto"/>
        <w:left w:val="none" w:sz="0" w:space="0" w:color="auto"/>
        <w:bottom w:val="none" w:sz="0" w:space="0" w:color="auto"/>
        <w:right w:val="none" w:sz="0" w:space="0" w:color="auto"/>
      </w:divBdr>
    </w:div>
    <w:div w:id="2135439812">
      <w:bodyDiv w:val="1"/>
      <w:marLeft w:val="0"/>
      <w:marRight w:val="0"/>
      <w:marTop w:val="0"/>
      <w:marBottom w:val="0"/>
      <w:divBdr>
        <w:top w:val="none" w:sz="0" w:space="0" w:color="auto"/>
        <w:left w:val="none" w:sz="0" w:space="0" w:color="auto"/>
        <w:bottom w:val="none" w:sz="0" w:space="0" w:color="auto"/>
        <w:right w:val="none" w:sz="0" w:space="0" w:color="auto"/>
      </w:divBdr>
    </w:div>
    <w:div w:id="214384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Cai09</b:Tag>
    <b:SourceType>JournalArticle</b:SourceType>
    <b:Guid>{2CA72A03-DA1D-4B7D-96CA-F6ECB8DB8C45}</b:Guid>
    <b:Author>
      <b:Author>
        <b:NameList>
          <b:Person>
            <b:Last>Cai</b:Last>
            <b:First>Z.,</b:First>
            <b:Middle>Chehab, N. H. &amp; Pavletich, N. P.</b:Middle>
          </b:Person>
        </b:NameList>
      </b:Author>
    </b:Author>
    <b:Title>Structure and activation mechanism of the CHK2 DNA damage checkpoint kinase.</b:Title>
    <b:JournalName> Mol Cell 35</b:JournalName>
    <b:Year>2009</b:Year>
    <b:Pages>818-829</b:Pages>
    <b:RefOrder>15</b:RefOrder>
  </b:Source>
  <b:Source>
    <b:Tag>Ung18</b:Tag>
    <b:SourceType>JournalArticle</b:SourceType>
    <b:Guid>{FE0E51F4-B5ED-4174-8A00-46B5CC848386}</b:Guid>
    <b:Author>
      <b:Author>
        <b:NameList>
          <b:Person>
            <b:Last>Ung</b:Last>
            <b:First>P.</b:First>
            <b:Middle>M., Rahman, R. &amp; Schlessinger, A.</b:Middle>
          </b:Person>
        </b:NameList>
      </b:Author>
    </b:Author>
    <b:Title>Redefining the Protein Kinase Conformational Space with Machine Learning. </b:Title>
    <b:JournalName>Cell Chem Biol 25</b:JournalName>
    <b:Year>2018</b:Year>
    <b:Pages>916-924.e912</b:Pages>
    <b:RefOrder>1</b:RefOrder>
  </b:Source>
  <b:Source>
    <b:Tag>Tay11</b:Tag>
    <b:SourceType>JournalArticle</b:SourceType>
    <b:Guid>{27A54F8C-FD62-414D-9E30-BBF20CF870C0}</b:Guid>
    <b:Author>
      <b:Author>
        <b:NameList>
          <b:Person>
            <b:Last>Taylor</b:Last>
            <b:First>S.</b:First>
            <b:Middle>S. &amp; Kornev, A. P.</b:Middle>
          </b:Person>
        </b:NameList>
      </b:Author>
    </b:Author>
    <b:Title>Protein kinases: evolution of dynamic regulatory proteins.</b:Title>
    <b:JournalName>Trends in biochemical sciences 36</b:JournalName>
    <b:Year>2011</b:Year>
    <b:Pages>65-77</b:Pages>
    <b:RefOrder>16</b:RefOrder>
  </b:Source>
  <b:Source>
    <b:Tag>Zho00</b:Tag>
    <b:SourceType>JournalArticle</b:SourceType>
    <b:Guid>{B1A0477E-2D0D-4C50-8C7A-2142FD7B3B57}</b:Guid>
    <b:Author>
      <b:Author>
        <b:NameList>
          <b:Person>
            <b:Last>Zhou</b:Last>
            <b:First>B.</b:First>
            <b:Middle>B., &amp; Elledge, S. J.</b:Middle>
          </b:Person>
        </b:NameList>
      </b:Author>
    </b:Author>
    <b:Title>The DNA damage response: putting checkpoints in perspective.</b:Title>
    <b:JournalName>Nature, 408(6811)</b:JournalName>
    <b:Year>2000</b:Year>
    <b:Pages> 433–439. </b:Pages>
    <b:RefOrder>2</b:RefOrder>
  </b:Source>
  <b:Source>
    <b:Tag>Tay09</b:Tag>
    <b:SourceType>JournalArticle</b:SourceType>
    <b:Guid>{481E9016-2CB2-4732-A36B-C75C0876D44E}</b:Guid>
    <b:Author>
      <b:Author>
        <b:NameList>
          <b:Person>
            <b:Last>Taylor</b:Last>
            <b:First>W.</b:First>
            <b:Middle>R., &amp; Shiloh, Y.</b:Middle>
          </b:Person>
        </b:NameList>
      </b:Author>
    </b:Author>
    <b:Title>The checkpoint kinase Chk2 in cancer. </b:Title>
    <b:JournalName>Cell Cycle, 8(5)</b:JournalName>
    <b:Year>2009</b:Year>
    <b:Pages>680-686.</b:Pages>
    <b:RefOrder>17</b:RefOrder>
  </b:Source>
  <b:Source>
    <b:Tag>Tib00</b:Tag>
    <b:SourceType>JournalArticle</b:SourceType>
    <b:Guid>{477BA799-B7B7-48F8-B408-3E9EEDA962BE}</b:Guid>
    <b:Author>
      <b:Author>
        <b:NameList>
          <b:Person>
            <b:Last>Tibbetts</b:Last>
            <b:First>R.</b:First>
            <b:Middle>S., et al.</b:Middle>
          </b:Person>
        </b:NameList>
      </b:Author>
    </b:Author>
    <b:Title>Functional interactions between the ATM protein and the CHK2 protein in the DNA damage response. </b:Title>
    <b:JournalName>Nature, 404(6779)</b:JournalName>
    <b:Year>2000</b:Year>
    <b:Pages>570-574</b:Pages>
    <b:RefOrder>18</b:RefOrder>
  </b:Source>
  <b:Source>
    <b:Tag>Kim20</b:Tag>
    <b:SourceType>JournalArticle</b:SourceType>
    <b:Guid>{AB0EF85D-CEA7-4093-9509-7467AC45D7A3}</b:Guid>
    <b:Author>
      <b:Author>
        <b:NameList>
          <b:Person>
            <b:Last>Kim</b:Last>
            <b:First>S.,</b:First>
            <b:Middle>Oshima, H., Zhang, H., Kern, N. R., Re, S., Lee, J., Roux, B., Sugita, Y.,Jiang, W. Im, W.</b:Middle>
          </b:Person>
        </b:NameList>
      </b:Author>
    </b:Author>
    <b:Title>CHARMM-GUI Free Energy Calculator for Absolute and Relative Ligand Solvation and Binding Free Energy Simulations </b:Title>
    <b:JournalName> J Chem Theory Comput, 16(11)</b:JournalName>
    <b:Year>2020</b:Year>
    <b:Pages>7207-7218</b:Pages>
    <b:RefOrder>19</b:RefOrder>
  </b:Source>
  <b:Source>
    <b:Tag>Phi05</b:Tag>
    <b:SourceType>JournalArticle</b:SourceType>
    <b:Guid>{6DF7EC5B-454F-4981-874E-AE205F443A58}</b:Guid>
    <b:Author>
      <b:Author>
        <b:NameList>
          <b:Person>
            <b:Last>Phillips</b:Last>
            <b:First>J.</b:First>
            <b:Middle>C., Braun, R., Wang, W., Gumbart, J., Tajkhorshid, E., Villa, E., Chipot, C., Skeel, R. D., Kalé, L. Schulten, K</b:Middle>
          </b:Person>
        </b:NameList>
      </b:Author>
    </b:Author>
    <b:Title>Scalable molecular dynamics with NAMD</b:Title>
    <b:JournalName>J Comput Chem, 26(16)</b:JournalName>
    <b:Year>2005</b:Year>
    <b:Pages>1781-1802</b:Pages>
    <b:RefOrder>20</b:RefOrder>
  </b:Source>
  <b:Source>
    <b:Tag>Bes12</b:Tag>
    <b:SourceType>JournalArticle</b:SourceType>
    <b:Guid>{3D0C81D5-38CC-4658-8920-78E140CAC0DF}</b:Guid>
    <b:Author>
      <b:Author>
        <b:NameList>
          <b:Person>
            <b:Last>Best</b:Last>
            <b:First>R.</b:First>
            <b:Middle>B., Zhu, X., Shim, J., Lopes, P. E. M., Mittal, J., Feig, M. MacKerell, A. D.</b:Middle>
          </b:Person>
        </b:NameList>
      </b:Author>
    </b:Author>
    <b:Title>Optimization of the Additive CHARMM All-Atom Protein Force Field Targeting Improved Sampling of the Backbone ϕ, ψ and Side-Chain χ1 and χ2 Dihedral Angles</b:Title>
    <b:JournalName>Journal of Chemical Theory and Computation, 8(9)</b:JournalName>
    <b:Year>2012</b:Year>
    <b:Pages>3257-3273.</b:Pages>
    <b:RefOrder>12</b:RefOrder>
  </b:Source>
  <b:Source>
    <b:Tag>Hum96</b:Tag>
    <b:SourceType>JournalArticle</b:SourceType>
    <b:Guid>{0F8DC9A9-871F-4018-B946-016D7C72CA08}</b:Guid>
    <b:Author>
      <b:Author>
        <b:NameList>
          <b:Person>
            <b:Last>Humphrey</b:Last>
            <b:First>W.,</b:First>
            <b:Middle>Dalke, A. and Schulten, K.</b:Middle>
          </b:Person>
        </b:NameList>
      </b:Author>
    </b:Author>
    <b:Title>VMD - Visual Molecular Dynamics</b:Title>
    <b:JournalName>J. Molec. Graphics vol. 14</b:JournalName>
    <b:Year>1996</b:Year>
    <b:Pages> pp. 33-38.</b:Pages>
    <b:RefOrder>21</b:RefOrder>
  </b:Source>
  <b:Source>
    <b:Tag>Hum41</b:Tag>
    <b:SourceType>JournalArticle</b:SourceType>
    <b:Guid>{BBDEEC1F-15BC-4898-8269-9B4AE01ACA32}</b:Guid>
    <b:Author>
      <b:Author>
        <b:NameList>
          <b:Person>
            <b:Last>Humphrey W</b:Last>
            <b:First>Dalke</b:First>
            <b:Middle>A, Schulten K.</b:Middle>
          </b:Person>
        </b:NameList>
      </b:Author>
    </b:Author>
    <b:Title>VMD: visual molecular dynamics.</b:Title>
    <b:JournalName>J Mol Graph</b:JournalName>
    <b:Year>1996 </b:Year>
    <b:Pages>33-8, 27-8. doi: 10.1016/0263-7855(96)00018-5. PMID: 8744570.</b:Pages>
    <b:RefOrder>10</b:RefOrder>
  </b:Source>
  <b:Source>
    <b:Tag>Phi20</b:Tag>
    <b:SourceType>JournalArticle</b:SourceType>
    <b:Guid>{57F83BA1-B4B8-44F3-BBD2-E3E85D960016}</b:Guid>
    <b:Author>
      <b:Author>
        <b:NameList>
          <b:Person>
            <b:Last>Phillips JC</b:Last>
            <b:First>Hardy</b:First>
            <b:Middle>DJ, Maia JDC, Stone JE, Ribeiro JV, Bernardi RC, Buch R, Fiorin G, Hénin J, Jiang W, McGreevy R, Melo MCR, Radak BK, Skeel RD, Singharoy A, Wang Y, Roux B, Aksimentiev A, Luthey-Schulten Z, Kalé LV, Schulten K, Chipot C, Tajkhorshid E.</b:Middle>
          </b:Person>
        </b:NameList>
      </b:Author>
    </b:Author>
    <b:Title>Scalable molecular dynamics on CPU and GPU architectures with NAMD.</b:Title>
    <b:JournalName>The Journal of chemical physics</b:JournalName>
    <b:Year>2020 </b:Year>
    <b:Pages>153(4), 044130. https://doi.org/10.1063/5.0014475</b:Pages>
    <b:RefOrder>11</b:RefOrder>
  </b:Source>
  <b:Source>
    <b:Tag>Boo22</b:Tag>
    <b:SourceType>JournalArticle</b:SourceType>
    <b:Guid>{42DB92BD-8006-443B-9591-FD0449454562}</b:Guid>
    <b:Author>
      <b:Author>
        <b:NameList>
          <b:Person>
            <b:Last>Boonen</b:Last>
            <b:First>R.</b:First>
            <b:Middle>A., Wiegant, W. W., Celosse, N., Vroling, B., Heijl, S., Kote-Jarai, Z., &amp; van Attikum, H.</b:Middle>
          </b:Person>
        </b:NameList>
      </b:Author>
    </b:Author>
    <b:Title>Functional analysis identifies damaging CHEK2 missense variants associated with increased cancer risk.</b:Title>
    <b:JournalName>Cancer Research</b:JournalName>
    <b:Year>2022</b:Year>
    <b:Pages>82(4), 615-631.</b:Pages>
    <b:RefOrder>3</b:RefOrder>
  </b:Source>
  <b:Source>
    <b:Tag>Ric15</b:Tag>
    <b:SourceType>JournalArticle</b:SourceType>
    <b:Guid>{2810EBA6-28D3-46CC-8AC9-5D92FF068186}</b:Guid>
    <b:Author>
      <b:Author>
        <b:NameList>
          <b:Person>
            <b:Last>Richards</b:Last>
            <b:First>S.,</b:First>
            <b:Middle>Aziz, N., Bale, S., Bick, D., Das, S., Gastier-Foster, J., Grody, W. W., Hegde, M., Lyon, E., Spector, E., Voelkerding, K., Rehm, H. L., &amp; ACMG Laboratory Quality Assurance Committee</b:Middle>
          </b:Person>
        </b:NameList>
      </b:Author>
    </b:Author>
    <b:Title>Standards and guidelines for the interpretation of sequence variants: a joint consensus recommendation of the American College of Medical Genetics and Genomics and the Association for Molecular Pathology. </b:Title>
    <b:JournalName>Genetics in medicine : official journal of the American College of Medical Genetics 17(5)</b:JournalName>
    <b:Year>2015</b:Year>
    <b:Pages>405–424. https://doi.org/10.1038/gim.2015.30</b:Pages>
    <b:RefOrder>4</b:RefOrder>
  </b:Source>
  <b:Source>
    <b:Tag>Lim23</b:Tag>
    <b:SourceType>JournalArticle</b:SourceType>
    <b:Guid>{197DE4EE-41BE-423C-A9AC-5B8F320F8C9C}</b:Guid>
    <b:Author>
      <b:Author>
        <b:NameList>
          <b:Person>
            <b:Last>Lim</b:Last>
            <b:First>B.</b:First>
            <b:Middle>W., Li, N., Mahale, S., McInerny, S., Zethoven, M., Rowley, S. M., ... &amp; Campbell, I. G.</b:Middle>
          </b:Person>
        </b:NameList>
      </b:Author>
    </b:Author>
    <b:Title>Somatic inactivation of breast cancer predisposition genes in tumors associated with pathogenic germline variants.</b:Title>
    <b:JournalName>JNCI: Journal of the National Cancer 115(2)</b:JournalName>
    <b:Year>2023</b:Year>
    <b:Pages>181-189.</b:Pages>
    <b:RefOrder>5</b:RefOrder>
  </b:Source>
  <b:Source>
    <b:Tag>Bra18</b:Tag>
    <b:SourceType>JournalArticle</b:SourceType>
    <b:Guid>{65890484-D1D1-4203-A207-C4B835FBB40B}</b:Guid>
    <b:Author>
      <b:Author>
        <b:NameList>
          <b:Person>
            <b:Last>Branco</b:Last>
            <b:First>P.</b:First>
            <b:Middle>R., de Araújo, G. S., Barrera, J., Suarez-Kurtz, G., &amp; de Souza, S. J.</b:Middle>
          </b:Person>
        </b:NameList>
      </b:Author>
    </b:Author>
    <b:Title>Uncovering association networks through an eQTL analysis involving human miRNAs and lincRNAs. </b:Title>
    <b:JournalName>Scientific Reports, 8(1)</b:JournalName>
    <b:Year>2018</b:Year>
    <b:Pages>15050.</b:Pages>
    <b:RefOrder>6</b:RefOrder>
  </b:Source>
  <b:Source>
    <b:Tag>Whi22</b:Tag>
    <b:SourceType>JournalArticle</b:SourceType>
    <b:Guid>{009FF7C0-615D-4CE9-909E-06A09F813D5B}</b:Guid>
    <b:Author>
      <b:Author>
        <b:NameList>
          <b:Person>
            <b:Last>White</b:Last>
            <b:First>J.</b:First>
            <b:Middle>A., Kaninjing, E. T., Adeniji, K. A., Jibrin, P., Obafunwa, J. O., Ogo, C. N., &amp; Yates, C.</b:Middle>
          </b:Person>
        </b:NameList>
      </b:Author>
    </b:Author>
    <b:Title>Whole-exome sequencing of Nigerian prostate tumors from the prostate cancer transatlantic consortium (CaPTC) reveals DNA repair genes associated with african ancestry.</b:Title>
    <b:JournalName>Cancer research communications, 2(9) </b:JournalName>
    <b:Year>2022</b:Year>
    <b:Pages>1005-1016.</b:Pages>
    <b:RefOrder>7</b:RefOrder>
  </b:Source>
  <b:Source>
    <b:Tag>Oli06</b:Tag>
    <b:SourceType>JournalArticle</b:SourceType>
    <b:Guid>{6039B118-DDC9-4152-95CC-9B6C6DD54567}</b:Guid>
    <b:Author>
      <b:Author>
        <b:NameList>
          <b:Person>
            <b:Last>Oliver</b:Last>
            <b:First>A.</b:First>
            <b:Middle>W., Paul, A., Boxall, K. J., Barrie, S. E., Aherne, G. W., Garrett, M. D., Mittnacht, S., &amp; Pearl, L. H.</b:Middle>
          </b:Person>
        </b:NameList>
      </b:Author>
    </b:Author>
    <b:Title> Trans-activation of the DNA-damage signalling protein kinase Chk2 by T-loop exchange. </b:Title>
    <b:JournalName>The EMBO journal, 25(13)</b:JournalName>
    <b:Year>2006</b:Year>
    <b:Pages> 3179–3190 https://doi.org/10.1038/sj.emboj.7601209</b:Pages>
    <b:RefOrder>9</b:RefOrder>
  </b:Source>
  <b:Source>
    <b:Tag>Cai091</b:Tag>
    <b:SourceType>JournalArticle</b:SourceType>
    <b:Guid>{37D5CF54-2EE9-4F5B-B6F2-5AE2C7A99262}</b:Guid>
    <b:Author>
      <b:Author>
        <b:NameList>
          <b:Person>
            <b:Last>Cai</b:Last>
            <b:First>Z.,</b:First>
            <b:Middle>Chehab, N. H., &amp; Pavletich, N. P.</b:Middle>
          </b:Person>
        </b:NameList>
      </b:Author>
    </b:Author>
    <b:Title>Structure and activation mechanism of the CHK2 DNA damage checkpoint kinase.</b:Title>
    <b:JournalName>Molecular cell, 35(6)</b:JournalName>
    <b:Year>2009</b:Year>
    <b:Pages> 818–829. https://doi.org/10.1016/j.molcel.2009.09.007</b:Pages>
    <b:RefOrder>8</b:RefOrder>
  </b:Source>
  <b:Source>
    <b:Tag>Phi051</b:Tag>
    <b:SourceType>JournalArticle</b:SourceType>
    <b:Guid>{2DC4AD9C-449D-48FB-A99C-AB084FEF95BC}</b:Guid>
    <b:Author>
      <b:Author>
        <b:NameList>
          <b:Person>
            <b:Last>Phillips</b:Last>
            <b:First>J.</b:First>
            <b:Middle>C., Braun, R., Wang, W., Gumbart, J., Tajkhorshid, E., Villa, E., Chipot, C., Skeel, R. D., Kalé, L. Schulten, K.</b:Middle>
          </b:Person>
        </b:NameList>
      </b:Author>
    </b:Author>
    <b:Title>Scalable molecular dynamics with NAMD</b:Title>
    <b:JournalName>J Comput Chem, 26(16)</b:JournalName>
    <b:Year>2005</b:Year>
    <b:Pages>1781-1802</b:Pages>
    <b:RefOrder>13</b:RefOrder>
  </b:Source>
  <b:Source>
    <b:Tag>Kar02</b:Tag>
    <b:SourceType>JournalArticle</b:SourceType>
    <b:Guid>{EC459916-1E96-4199-9ED0-12E79B09D4D7}</b:Guid>
    <b:Author>
      <b:Author>
        <b:NameList>
          <b:Person>
            <b:Last>Karplus</b:Last>
            <b:First>M.,</b:First>
            <b:Middle>&amp; McCammon, J. A.</b:Middle>
          </b:Person>
        </b:NameList>
      </b:Author>
    </b:Author>
    <b:Title>Molecular dynamics simulations of biomolecules.</b:Title>
    <b:JournalName>Nature Structural Biology, 9(9)</b:JournalName>
    <b:Year>2002</b:Year>
    <b:Pages>646-652.</b:Pages>
    <b:RefOrder>14</b:RefOrder>
  </b:Source>
</b:Sources>
</file>

<file path=customXml/itemProps1.xml><?xml version="1.0" encoding="utf-8"?>
<ds:datastoreItem xmlns:ds="http://schemas.openxmlformats.org/officeDocument/2006/customXml" ds:itemID="{A2FC4823-0C3C-4601-86BD-68AC24A48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2468</TotalTime>
  <Pages>6</Pages>
  <Words>2129</Words>
  <Characters>12139</Characters>
  <Application>Microsoft Office Word</Application>
  <DocSecurity>0</DocSecurity>
  <Lines>101</Lines>
  <Paragraphs>28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ebru tuncay</dc:creator>
  <cp:keywords/>
  <dc:description/>
  <cp:lastModifiedBy>ebru tuncay</cp:lastModifiedBy>
  <cp:revision>81</cp:revision>
  <dcterms:created xsi:type="dcterms:W3CDTF">2025-03-06T21:18:00Z</dcterms:created>
  <dcterms:modified xsi:type="dcterms:W3CDTF">2025-03-23T20:59:00Z</dcterms:modified>
</cp:coreProperties>
</file>